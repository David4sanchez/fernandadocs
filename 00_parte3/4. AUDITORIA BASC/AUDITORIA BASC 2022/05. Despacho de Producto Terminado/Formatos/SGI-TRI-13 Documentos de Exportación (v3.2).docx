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9E524" w14:textId="77777777" w:rsidR="003B3A22" w:rsidRPr="00D86B27" w:rsidRDefault="00955DB4" w:rsidP="00401DE2">
      <w:pPr>
        <w:jc w:val="center"/>
        <w:rPr>
          <w:rFonts w:cstheme="minorHAnsi"/>
          <w:b/>
        </w:rPr>
      </w:pPr>
      <w:r w:rsidRPr="00D86B27">
        <w:rPr>
          <w:rFonts w:cstheme="minorHAnsi"/>
          <w:b/>
        </w:rPr>
        <w:t xml:space="preserve">Procedimientos de </w:t>
      </w:r>
      <w:ins w:id="0" w:author="Daniel Jimenez" w:date="2018-05-28T08:57:00Z">
        <w:r w:rsidR="00777105">
          <w:rPr>
            <w:rFonts w:cstheme="minorHAnsi"/>
            <w:b/>
          </w:rPr>
          <w:t>S</w:t>
        </w:r>
      </w:ins>
      <w:del w:id="1" w:author="Daniel Jimenez" w:date="2018-05-28T08:57:00Z">
        <w:r w:rsidRPr="00D86B27" w:rsidDel="00777105">
          <w:rPr>
            <w:rFonts w:cstheme="minorHAnsi"/>
            <w:b/>
          </w:rPr>
          <w:delText>s</w:delText>
        </w:r>
      </w:del>
      <w:r w:rsidRPr="00D86B27">
        <w:rPr>
          <w:rFonts w:cstheme="minorHAnsi"/>
          <w:b/>
        </w:rPr>
        <w:t xml:space="preserve">eguridad para </w:t>
      </w:r>
      <w:r w:rsidR="00401DE2" w:rsidRPr="00D86B27">
        <w:rPr>
          <w:rFonts w:cstheme="minorHAnsi"/>
          <w:b/>
        </w:rPr>
        <w:t>E</w:t>
      </w:r>
      <w:r w:rsidRPr="00D86B27">
        <w:rPr>
          <w:rFonts w:cstheme="minorHAnsi"/>
          <w:b/>
        </w:rPr>
        <w:t>xportación</w:t>
      </w:r>
    </w:p>
    <w:p w14:paraId="47055B30" w14:textId="5573BD9D" w:rsidR="00CD16D0" w:rsidRPr="00D86B27" w:rsidDel="00CD16D0" w:rsidRDefault="00C26ED8">
      <w:pPr>
        <w:rPr>
          <w:del w:id="2" w:author="Perez, Steeven" w:date="2020-07-03T14:02:00Z"/>
          <w:rFonts w:cstheme="minorHAnsi"/>
          <w:sz w:val="18"/>
          <w:szCs w:val="18"/>
        </w:rPr>
      </w:pPr>
      <w:r w:rsidRPr="00D86B27">
        <w:rPr>
          <w:rFonts w:cstheme="minorHAnsi"/>
          <w:color w:val="000000"/>
          <w:sz w:val="18"/>
          <w:szCs w:val="18"/>
        </w:rPr>
        <w:t xml:space="preserve">Los documentos utilizados para las exportaciones </w:t>
      </w:r>
      <w:r w:rsidR="00401DE2" w:rsidRPr="00D86B27">
        <w:rPr>
          <w:rFonts w:cstheme="minorHAnsi"/>
          <w:color w:val="000000"/>
          <w:sz w:val="18"/>
          <w:szCs w:val="18"/>
        </w:rPr>
        <w:t xml:space="preserve">son los </w:t>
      </w:r>
      <w:r w:rsidR="00150EEE" w:rsidRPr="00D86B27">
        <w:rPr>
          <w:rFonts w:cstheme="minorHAnsi"/>
          <w:color w:val="000000"/>
          <w:sz w:val="18"/>
          <w:szCs w:val="18"/>
        </w:rPr>
        <w:t>detallados</w:t>
      </w:r>
      <w:r w:rsidR="00401DE2" w:rsidRPr="00D86B27">
        <w:rPr>
          <w:rFonts w:cstheme="minorHAnsi"/>
          <w:color w:val="000000"/>
          <w:sz w:val="18"/>
          <w:szCs w:val="18"/>
        </w:rPr>
        <w:t xml:space="preserve"> a continuación. Los mismos deben ser revisados </w:t>
      </w:r>
      <w:r w:rsidR="00401DE2" w:rsidRPr="00D86B27">
        <w:rPr>
          <w:rFonts w:cstheme="minorHAnsi"/>
          <w:sz w:val="18"/>
          <w:szCs w:val="18"/>
        </w:rPr>
        <w:t>minuciosamente para verificar la exactitud de los datos.</w:t>
      </w:r>
    </w:p>
    <w:p w14:paraId="5049E526" w14:textId="063C6777" w:rsidR="00BD4E59" w:rsidRPr="00D86B27" w:rsidRDefault="00BD4E59">
      <w:pPr>
        <w:rPr>
          <w:rFonts w:cstheme="minorHAnsi"/>
          <w:b/>
          <w:sz w:val="18"/>
          <w:szCs w:val="18"/>
        </w:rPr>
      </w:pPr>
    </w:p>
    <w:p w14:paraId="5049E527" w14:textId="1C2E07F1" w:rsidR="00D04041" w:rsidRPr="00D86B27" w:rsidRDefault="00CD16D0" w:rsidP="00D04041">
      <w:pPr>
        <w:pStyle w:val="Prrafodelista"/>
        <w:numPr>
          <w:ilvl w:val="0"/>
          <w:numId w:val="1"/>
        </w:numPr>
        <w:rPr>
          <w:rFonts w:cstheme="minorHAnsi"/>
          <w:b/>
          <w:sz w:val="18"/>
          <w:szCs w:val="18"/>
        </w:rPr>
      </w:pPr>
      <w:r w:rsidRPr="00D86B27">
        <w:rPr>
          <w:rFonts w:cstheme="minorHAnsi"/>
          <w:noProof/>
        </w:rPr>
        <w:drawing>
          <wp:anchor distT="0" distB="0" distL="114300" distR="114300" simplePos="0" relativeHeight="251649536" behindDoc="0" locked="0" layoutInCell="1" allowOverlap="1" wp14:anchorId="5049E5F3" wp14:editId="4DCE0C8E">
            <wp:simplePos x="0" y="0"/>
            <wp:positionH relativeFrom="column">
              <wp:posOffset>3460115</wp:posOffset>
            </wp:positionH>
            <wp:positionV relativeFrom="paragraph">
              <wp:posOffset>46355</wp:posOffset>
            </wp:positionV>
            <wp:extent cx="3007360" cy="2545080"/>
            <wp:effectExtent l="19050" t="19050" r="21590" b="2667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96" t="9279" r="22567" b="9866"/>
                    <a:stretch/>
                  </pic:blipFill>
                  <pic:spPr bwMode="auto">
                    <a:xfrm>
                      <a:off x="0" y="0"/>
                      <a:ext cx="3007360" cy="254508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4041" w:rsidRPr="00D86B27">
        <w:rPr>
          <w:rFonts w:cstheme="minorHAnsi"/>
          <w:b/>
          <w:sz w:val="18"/>
          <w:szCs w:val="18"/>
        </w:rPr>
        <w:t>Factura comercial</w:t>
      </w:r>
    </w:p>
    <w:p w14:paraId="5049E528" w14:textId="25081B59" w:rsidR="00D04041" w:rsidRPr="00D86B27" w:rsidRDefault="00CD16D0" w:rsidP="00D04041">
      <w:pPr>
        <w:pStyle w:val="Prrafodelista"/>
        <w:rPr>
          <w:rFonts w:cstheme="minorHAnsi"/>
          <w:sz w:val="18"/>
          <w:szCs w:val="18"/>
        </w:rPr>
      </w:pPr>
      <w:ins w:id="3" w:author="Zambrano, Edwin" w:date="2020-05-10T01:08:00Z">
        <w:r>
          <w:rPr>
            <w:rFonts w:cstheme="minorHAnsi"/>
            <w:b/>
            <w:noProof/>
          </w:rPr>
          <w:drawing>
            <wp:anchor distT="0" distB="0" distL="114300" distR="114300" simplePos="0" relativeHeight="251660800" behindDoc="0" locked="0" layoutInCell="1" allowOverlap="1" wp14:anchorId="1DF42F68" wp14:editId="0A185B10">
              <wp:simplePos x="0" y="0"/>
              <wp:positionH relativeFrom="column">
                <wp:posOffset>3793490</wp:posOffset>
              </wp:positionH>
              <wp:positionV relativeFrom="paragraph">
                <wp:posOffset>17780</wp:posOffset>
              </wp:positionV>
              <wp:extent cx="876300" cy="363953"/>
              <wp:effectExtent l="0" t="0" r="0" b="0"/>
              <wp:wrapNone/>
              <wp:docPr id="7" name="Imagen 7" descr="Imagen que contiene dibujo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Logo Oficial TC Trilex.png"/>
                      <pic:cNvPicPr/>
                    </pic:nvPicPr>
                    <pic:blipFill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76300" cy="36395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r w:rsidR="00D04041" w:rsidRPr="00D86B27">
        <w:rPr>
          <w:rFonts w:cstheme="minorHAnsi"/>
          <w:sz w:val="18"/>
          <w:szCs w:val="18"/>
        </w:rPr>
        <w:t>Emitimos este documento, el cual debe incluir:</w:t>
      </w:r>
    </w:p>
    <w:p w14:paraId="5049E529" w14:textId="376804A7" w:rsidR="00D04041" w:rsidRPr="00D86B27" w:rsidRDefault="00D04041" w:rsidP="00D04041">
      <w:pPr>
        <w:pStyle w:val="Prrafodelista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 xml:space="preserve">            Nombre, dirección y Ruc del exportador</w:t>
      </w:r>
    </w:p>
    <w:p w14:paraId="5049E52A" w14:textId="277F17B1" w:rsidR="00D04041" w:rsidRPr="00D86B27" w:rsidRDefault="00D04041" w:rsidP="00D04041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Nombr</w:t>
      </w:r>
      <w:r w:rsidR="007A28DB" w:rsidRPr="00D86B27">
        <w:rPr>
          <w:rFonts w:cstheme="minorHAnsi"/>
          <w:sz w:val="18"/>
          <w:szCs w:val="18"/>
        </w:rPr>
        <w:t>e, dirección y Ruc del consignatario</w:t>
      </w:r>
      <w:r w:rsidRPr="00D86B27">
        <w:rPr>
          <w:rFonts w:cstheme="minorHAnsi"/>
          <w:sz w:val="18"/>
          <w:szCs w:val="18"/>
        </w:rPr>
        <w:t xml:space="preserve"> </w:t>
      </w:r>
      <w:r w:rsidR="007A28DB" w:rsidRPr="00D86B27">
        <w:rPr>
          <w:rFonts w:cstheme="minorHAnsi"/>
          <w:sz w:val="18"/>
          <w:szCs w:val="18"/>
        </w:rPr>
        <w:t xml:space="preserve">     </w:t>
      </w:r>
    </w:p>
    <w:p w14:paraId="5049E52B" w14:textId="771B99B3" w:rsidR="00D04041" w:rsidRPr="00D86B27" w:rsidRDefault="00D04041" w:rsidP="00D04041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Descripción de cada uno de los artículos</w:t>
      </w:r>
    </w:p>
    <w:p w14:paraId="5049E52C" w14:textId="6A7BFA32" w:rsidR="00D04041" w:rsidRPr="00D86B27" w:rsidRDefault="00D04041" w:rsidP="00D04041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Cantidades</w:t>
      </w:r>
    </w:p>
    <w:p w14:paraId="5049E52D" w14:textId="4FD81DF2" w:rsidR="00D04041" w:rsidRPr="00D86B27" w:rsidRDefault="00D04041" w:rsidP="00D04041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Precios</w:t>
      </w:r>
    </w:p>
    <w:p w14:paraId="5049E52E" w14:textId="760CD2BA" w:rsidR="00D04041" w:rsidRPr="00D86B27" w:rsidRDefault="00D04041" w:rsidP="00D04041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Tipo de moneda</w:t>
      </w:r>
    </w:p>
    <w:p w14:paraId="5049E52F" w14:textId="77777777" w:rsidR="00D04041" w:rsidRPr="00D86B27" w:rsidRDefault="00D04041" w:rsidP="00D04041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Partidas arancelarias</w:t>
      </w:r>
    </w:p>
    <w:p w14:paraId="5049E530" w14:textId="5E88D436" w:rsidR="00D04041" w:rsidRPr="00D86B27" w:rsidRDefault="00D04041" w:rsidP="00D04041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Condiciones de venta</w:t>
      </w:r>
    </w:p>
    <w:p w14:paraId="5049E531" w14:textId="7E9D7833" w:rsidR="00EE3F71" w:rsidRPr="00D86B27" w:rsidRDefault="00D04041" w:rsidP="00BD4E59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Lugar y fecha de expedición</w:t>
      </w:r>
    </w:p>
    <w:p w14:paraId="5049E532" w14:textId="5FE1EB74" w:rsidR="00BD4E59" w:rsidRDefault="00BD4E59" w:rsidP="00BD4E59">
      <w:pPr>
        <w:pStyle w:val="Prrafodelista"/>
        <w:ind w:firstLine="696"/>
        <w:rPr>
          <w:rFonts w:ascii="Verdana" w:hAnsi="Verdana"/>
          <w:sz w:val="18"/>
          <w:szCs w:val="18"/>
        </w:rPr>
      </w:pPr>
    </w:p>
    <w:p w14:paraId="5049E533" w14:textId="73F20A03" w:rsidR="00BD4E59" w:rsidRDefault="00BD4E59" w:rsidP="00BD4E59">
      <w:pPr>
        <w:pStyle w:val="Prrafodelista"/>
        <w:ind w:firstLine="696"/>
        <w:rPr>
          <w:rFonts w:ascii="Verdana" w:hAnsi="Verdana"/>
          <w:sz w:val="18"/>
          <w:szCs w:val="18"/>
        </w:rPr>
      </w:pPr>
    </w:p>
    <w:p w14:paraId="5049E534" w14:textId="2D90292A" w:rsidR="00BD4E59" w:rsidRDefault="00BD4E59" w:rsidP="00BD4E59">
      <w:pPr>
        <w:pStyle w:val="Prrafodelista"/>
        <w:ind w:firstLine="696"/>
        <w:rPr>
          <w:rFonts w:ascii="Verdana" w:hAnsi="Verdana"/>
          <w:sz w:val="18"/>
          <w:szCs w:val="18"/>
        </w:rPr>
      </w:pPr>
    </w:p>
    <w:p w14:paraId="5049E535" w14:textId="0BB13A44" w:rsidR="00BD4E59" w:rsidRDefault="002C1AE7" w:rsidP="00BD4E59">
      <w:pPr>
        <w:pStyle w:val="Prrafodelista"/>
        <w:ind w:firstLine="696"/>
        <w:rPr>
          <w:rFonts w:ascii="Verdana" w:hAnsi="Verdana"/>
          <w:sz w:val="18"/>
          <w:szCs w:val="18"/>
        </w:rPr>
      </w:pPr>
      <w:ins w:id="4" w:author="Zambrano, Edwin" w:date="2020-05-10T01:09:00Z">
        <w:r>
          <w:rPr>
            <w:rFonts w:cstheme="minorHAnsi"/>
            <w:b/>
            <w:noProof/>
          </w:rPr>
          <w:drawing>
            <wp:anchor distT="0" distB="0" distL="114300" distR="114300" simplePos="0" relativeHeight="251648512" behindDoc="0" locked="0" layoutInCell="1" allowOverlap="1" wp14:anchorId="1A5C0981" wp14:editId="636A188D">
              <wp:simplePos x="0" y="0"/>
              <wp:positionH relativeFrom="column">
                <wp:posOffset>3460114</wp:posOffset>
              </wp:positionH>
              <wp:positionV relativeFrom="paragraph">
                <wp:posOffset>149225</wp:posOffset>
              </wp:positionV>
              <wp:extent cx="809625" cy="233045"/>
              <wp:effectExtent l="0" t="0" r="9525" b="0"/>
              <wp:wrapNone/>
              <wp:docPr id="11" name="Imagen 11" descr="Imagen que contiene dibujo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Logo Oficial TC Trilex.png"/>
                      <pic:cNvPicPr/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19534" cy="23589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5049E536" w14:textId="568150EC" w:rsidR="00BD4E59" w:rsidRDefault="00BD4E59" w:rsidP="00BD4E59">
      <w:pPr>
        <w:pStyle w:val="Prrafodelista"/>
        <w:ind w:firstLine="696"/>
        <w:rPr>
          <w:rFonts w:ascii="Verdana" w:hAnsi="Verdana"/>
          <w:sz w:val="18"/>
          <w:szCs w:val="18"/>
        </w:rPr>
      </w:pPr>
    </w:p>
    <w:p w14:paraId="5049E537" w14:textId="430DDD4E" w:rsidR="00BD4E59" w:rsidRDefault="00CD16D0" w:rsidP="00BD4E59">
      <w:pPr>
        <w:pStyle w:val="Prrafodelista"/>
        <w:ind w:firstLine="696"/>
        <w:rPr>
          <w:rFonts w:ascii="Verdana" w:hAnsi="Verdana"/>
          <w:sz w:val="18"/>
          <w:szCs w:val="18"/>
        </w:rPr>
      </w:pPr>
      <w:ins w:id="5" w:author="Perez, Steeven" w:date="2020-07-03T14:02:00Z">
        <w:r>
          <w:rPr>
            <w:rFonts w:cstheme="minorHAnsi"/>
            <w:b/>
            <w:noProof/>
          </w:rPr>
          <w:drawing>
            <wp:anchor distT="0" distB="0" distL="114300" distR="114300" simplePos="0" relativeHeight="251661824" behindDoc="0" locked="0" layoutInCell="1" allowOverlap="1" wp14:anchorId="3C5DAAF4" wp14:editId="783CCBB6">
              <wp:simplePos x="0" y="0"/>
              <wp:positionH relativeFrom="column">
                <wp:posOffset>3517265</wp:posOffset>
              </wp:positionH>
              <wp:positionV relativeFrom="paragraph">
                <wp:posOffset>99695</wp:posOffset>
              </wp:positionV>
              <wp:extent cx="971550" cy="363855"/>
              <wp:effectExtent l="0" t="0" r="0" b="0"/>
              <wp:wrapNone/>
              <wp:docPr id="14" name="Imagen 14" descr="Imagen que contiene dibujo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Logo Oficial TC Trilex.png"/>
                      <pic:cNvPicPr/>
                    </pic:nvPicPr>
                    <pic:blipFill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71812" cy="36395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r w:rsidRPr="00401DE2">
        <w:rPr>
          <w:rFonts w:ascii="Verdana" w:hAnsi="Verdana"/>
          <w:noProof/>
          <w:sz w:val="18"/>
          <w:szCs w:val="18"/>
        </w:rPr>
        <w:drawing>
          <wp:anchor distT="0" distB="0" distL="114300" distR="114300" simplePos="0" relativeHeight="251650560" behindDoc="0" locked="0" layoutInCell="1" allowOverlap="1" wp14:anchorId="5049E5F5" wp14:editId="4F5FF3EF">
            <wp:simplePos x="0" y="0"/>
            <wp:positionH relativeFrom="column">
              <wp:posOffset>3441700</wp:posOffset>
            </wp:positionH>
            <wp:positionV relativeFrom="paragraph">
              <wp:posOffset>72390</wp:posOffset>
            </wp:positionV>
            <wp:extent cx="3063240" cy="3889375"/>
            <wp:effectExtent l="19050" t="19050" r="22860" b="1587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64" t="9922" r="12474" b="19751"/>
                    <a:stretch/>
                  </pic:blipFill>
                  <pic:spPr bwMode="auto">
                    <a:xfrm>
                      <a:off x="0" y="0"/>
                      <a:ext cx="3063240" cy="3889375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9E538" w14:textId="3832A86E" w:rsidR="00BD4E59" w:rsidRDefault="00BD4E59" w:rsidP="00BD4E59">
      <w:pPr>
        <w:pStyle w:val="Prrafodelista"/>
        <w:ind w:firstLine="696"/>
        <w:rPr>
          <w:rFonts w:ascii="Verdana" w:hAnsi="Verdana"/>
          <w:sz w:val="18"/>
          <w:szCs w:val="18"/>
        </w:rPr>
      </w:pPr>
    </w:p>
    <w:p w14:paraId="5049E539" w14:textId="08C580EB" w:rsidR="00BD4E59" w:rsidRPr="00401DE2" w:rsidRDefault="00BD4E59" w:rsidP="00BD4E59">
      <w:pPr>
        <w:pStyle w:val="Prrafodelista"/>
        <w:ind w:firstLine="696"/>
        <w:rPr>
          <w:rFonts w:ascii="Verdana" w:hAnsi="Verdana"/>
          <w:sz w:val="18"/>
          <w:szCs w:val="18"/>
        </w:rPr>
      </w:pPr>
    </w:p>
    <w:p w14:paraId="5049E53A" w14:textId="46169C08" w:rsidR="00EE3F71" w:rsidRPr="00401DE2" w:rsidRDefault="00EE3F71" w:rsidP="00D04041">
      <w:pPr>
        <w:pStyle w:val="Prrafodelista"/>
        <w:rPr>
          <w:rFonts w:ascii="Verdana" w:hAnsi="Verdana"/>
          <w:sz w:val="18"/>
          <w:szCs w:val="18"/>
        </w:rPr>
      </w:pPr>
    </w:p>
    <w:p w14:paraId="5049E53B" w14:textId="7221DCB3" w:rsidR="00D04041" w:rsidRPr="00D86B27" w:rsidRDefault="00F67234" w:rsidP="00D04041">
      <w:pPr>
        <w:pStyle w:val="Prrafodelista"/>
        <w:numPr>
          <w:ilvl w:val="0"/>
          <w:numId w:val="1"/>
        </w:numPr>
        <w:rPr>
          <w:rFonts w:cstheme="minorHAnsi"/>
          <w:b/>
          <w:sz w:val="18"/>
          <w:szCs w:val="18"/>
        </w:rPr>
      </w:pPr>
      <w:ins w:id="6" w:author="Perez, Steeven" w:date="2020-07-03T13:50:00Z">
        <w:r>
          <w:rPr>
            <w:rFonts w:cstheme="minorHAnsi"/>
            <w:b/>
            <w:sz w:val="18"/>
            <w:szCs w:val="18"/>
          </w:rPr>
          <w:t xml:space="preserve">SGI-TRI-13A Revisión de </w:t>
        </w:r>
      </w:ins>
      <w:r w:rsidR="00D04041" w:rsidRPr="00D86B27">
        <w:rPr>
          <w:rFonts w:cstheme="minorHAnsi"/>
          <w:b/>
          <w:sz w:val="18"/>
          <w:szCs w:val="18"/>
        </w:rPr>
        <w:t>Lista de empaque</w:t>
      </w:r>
    </w:p>
    <w:p w14:paraId="5049E53C" w14:textId="2115DDFC" w:rsidR="00ED3407" w:rsidRPr="00D86B27" w:rsidRDefault="00ED3407" w:rsidP="00D04041">
      <w:pPr>
        <w:pStyle w:val="Prrafodelista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Documento en el cual se identifican las mercancías. Incluye:</w:t>
      </w:r>
    </w:p>
    <w:p w14:paraId="5049E53D" w14:textId="1CD33365" w:rsidR="00ED3407" w:rsidRPr="00D86B27" w:rsidRDefault="00ED3407" w:rsidP="00D04041">
      <w:pPr>
        <w:pStyle w:val="Prrafodelista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ab/>
        <w:t>Contenido de cada bulto o pallet</w:t>
      </w:r>
    </w:p>
    <w:p w14:paraId="5049E53E" w14:textId="686B473B" w:rsidR="00ED3407" w:rsidRPr="00D86B27" w:rsidRDefault="00ED3407" w:rsidP="00D04041">
      <w:pPr>
        <w:pStyle w:val="Prrafodelista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 xml:space="preserve">            </w:t>
      </w:r>
      <w:r w:rsidR="00D86B27">
        <w:rPr>
          <w:rFonts w:cstheme="minorHAnsi"/>
          <w:sz w:val="18"/>
          <w:szCs w:val="18"/>
        </w:rPr>
        <w:t xml:space="preserve">     </w:t>
      </w:r>
      <w:r w:rsidRPr="00D86B27">
        <w:rPr>
          <w:rFonts w:cstheme="minorHAnsi"/>
          <w:sz w:val="18"/>
          <w:szCs w:val="18"/>
        </w:rPr>
        <w:t>Cantidad de bultos o pallets</w:t>
      </w:r>
    </w:p>
    <w:p w14:paraId="5049E53F" w14:textId="77777777" w:rsidR="00ED3407" w:rsidRPr="00D86B27" w:rsidRDefault="00ED3407" w:rsidP="00D04041">
      <w:pPr>
        <w:pStyle w:val="Prrafodelista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 xml:space="preserve">          </w:t>
      </w:r>
      <w:r w:rsidR="00D86B27">
        <w:rPr>
          <w:rFonts w:cstheme="minorHAnsi"/>
          <w:sz w:val="18"/>
          <w:szCs w:val="18"/>
        </w:rPr>
        <w:t xml:space="preserve">     </w:t>
      </w:r>
      <w:r w:rsidRPr="00D86B27">
        <w:rPr>
          <w:rFonts w:cstheme="minorHAnsi"/>
          <w:sz w:val="18"/>
          <w:szCs w:val="18"/>
        </w:rPr>
        <w:t xml:space="preserve">  Cantidad en unidades</w:t>
      </w:r>
    </w:p>
    <w:p w14:paraId="5049E540" w14:textId="77777777" w:rsidR="00ED3407" w:rsidRPr="00D86B27" w:rsidRDefault="00ED3407" w:rsidP="00ED3407">
      <w:pPr>
        <w:pStyle w:val="Prrafodelista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 xml:space="preserve">           </w:t>
      </w:r>
      <w:r w:rsidR="00D86B27">
        <w:rPr>
          <w:rFonts w:cstheme="minorHAnsi"/>
          <w:sz w:val="18"/>
          <w:szCs w:val="18"/>
        </w:rPr>
        <w:t xml:space="preserve">     </w:t>
      </w:r>
      <w:r w:rsidRPr="00D86B27">
        <w:rPr>
          <w:rFonts w:cstheme="minorHAnsi"/>
          <w:sz w:val="18"/>
          <w:szCs w:val="18"/>
        </w:rPr>
        <w:t xml:space="preserve"> Peso Neto</w:t>
      </w:r>
    </w:p>
    <w:p w14:paraId="5049E541" w14:textId="77777777" w:rsidR="00ED3407" w:rsidRPr="00D86B27" w:rsidRDefault="00D86B27" w:rsidP="00ED3407">
      <w:pPr>
        <w:pStyle w:val="Prrafodelista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                </w:t>
      </w:r>
      <w:r w:rsidR="00401DE2" w:rsidRPr="00D86B27">
        <w:rPr>
          <w:rFonts w:cstheme="minorHAnsi"/>
          <w:sz w:val="18"/>
          <w:szCs w:val="18"/>
        </w:rPr>
        <w:t xml:space="preserve"> </w:t>
      </w:r>
      <w:r w:rsidR="00ED3407" w:rsidRPr="00D86B27">
        <w:rPr>
          <w:rFonts w:cstheme="minorHAnsi"/>
          <w:sz w:val="18"/>
          <w:szCs w:val="18"/>
        </w:rPr>
        <w:t>Peso Bruto</w:t>
      </w:r>
    </w:p>
    <w:p w14:paraId="5049E542" w14:textId="77777777" w:rsidR="00BD4E59" w:rsidRDefault="00BD4E59" w:rsidP="00ED3407">
      <w:pPr>
        <w:pStyle w:val="Prrafodelista"/>
        <w:rPr>
          <w:rFonts w:ascii="Verdana" w:hAnsi="Verdana"/>
          <w:sz w:val="18"/>
          <w:szCs w:val="18"/>
        </w:rPr>
      </w:pPr>
    </w:p>
    <w:p w14:paraId="5049E543" w14:textId="77777777" w:rsidR="00BD4E59" w:rsidRDefault="00BD4E59" w:rsidP="00ED3407">
      <w:pPr>
        <w:pStyle w:val="Prrafodelista"/>
        <w:rPr>
          <w:rFonts w:ascii="Verdana" w:hAnsi="Verdana"/>
          <w:sz w:val="18"/>
          <w:szCs w:val="18"/>
        </w:rPr>
      </w:pPr>
    </w:p>
    <w:p w14:paraId="5049E544" w14:textId="77777777" w:rsidR="00BD4E59" w:rsidRDefault="00BD4E59" w:rsidP="00ED3407">
      <w:pPr>
        <w:pStyle w:val="Prrafodelista"/>
        <w:rPr>
          <w:rFonts w:ascii="Verdana" w:hAnsi="Verdana"/>
          <w:sz w:val="18"/>
          <w:szCs w:val="18"/>
        </w:rPr>
      </w:pPr>
    </w:p>
    <w:p w14:paraId="5049E545" w14:textId="77777777" w:rsidR="00BD4E59" w:rsidRDefault="00BD4E59" w:rsidP="00ED3407">
      <w:pPr>
        <w:pStyle w:val="Prrafodelista"/>
        <w:rPr>
          <w:rFonts w:ascii="Verdana" w:hAnsi="Verdana"/>
          <w:sz w:val="18"/>
          <w:szCs w:val="18"/>
        </w:rPr>
      </w:pPr>
    </w:p>
    <w:p w14:paraId="5049E546" w14:textId="77777777" w:rsidR="00BD4E59" w:rsidRDefault="00BD4E59" w:rsidP="00ED3407">
      <w:pPr>
        <w:pStyle w:val="Prrafodelista"/>
        <w:rPr>
          <w:rFonts w:ascii="Verdana" w:hAnsi="Verdana"/>
          <w:sz w:val="18"/>
          <w:szCs w:val="18"/>
        </w:rPr>
      </w:pPr>
    </w:p>
    <w:p w14:paraId="5049E547" w14:textId="77777777" w:rsidR="00BD4E59" w:rsidRDefault="00BD4E59" w:rsidP="00ED3407">
      <w:pPr>
        <w:pStyle w:val="Prrafodelista"/>
        <w:rPr>
          <w:rFonts w:ascii="Verdana" w:hAnsi="Verdana"/>
          <w:sz w:val="18"/>
          <w:szCs w:val="18"/>
        </w:rPr>
      </w:pPr>
    </w:p>
    <w:p w14:paraId="5049E548" w14:textId="77777777" w:rsidR="00BD4E59" w:rsidRDefault="00BD4E59" w:rsidP="00ED3407">
      <w:pPr>
        <w:pStyle w:val="Prrafodelista"/>
        <w:rPr>
          <w:rFonts w:ascii="Verdana" w:hAnsi="Verdana"/>
          <w:sz w:val="18"/>
          <w:szCs w:val="18"/>
        </w:rPr>
      </w:pPr>
    </w:p>
    <w:p w14:paraId="5049E549" w14:textId="77777777" w:rsidR="00BD4E59" w:rsidRDefault="00BD4E59" w:rsidP="00ED3407">
      <w:pPr>
        <w:pStyle w:val="Prrafodelista"/>
        <w:rPr>
          <w:rFonts w:ascii="Verdana" w:hAnsi="Verdana"/>
          <w:sz w:val="18"/>
          <w:szCs w:val="18"/>
        </w:rPr>
      </w:pPr>
    </w:p>
    <w:p w14:paraId="5049E54A" w14:textId="77777777" w:rsidR="00BD4E59" w:rsidRDefault="00BD4E59">
      <w:pPr>
        <w:pStyle w:val="Prrafodelista"/>
        <w:jc w:val="center"/>
        <w:rPr>
          <w:rFonts w:ascii="Verdana" w:hAnsi="Verdana"/>
          <w:sz w:val="18"/>
          <w:szCs w:val="18"/>
        </w:rPr>
        <w:pPrChange w:id="7" w:author="Zambrano, Edwin" w:date="2020-05-10T01:09:00Z">
          <w:pPr>
            <w:pStyle w:val="Prrafodelista"/>
          </w:pPr>
        </w:pPrChange>
      </w:pPr>
    </w:p>
    <w:p w14:paraId="5049E54B" w14:textId="77777777" w:rsidR="00BD4E59" w:rsidRDefault="00BD4E59" w:rsidP="00ED3407">
      <w:pPr>
        <w:pStyle w:val="Prrafodelista"/>
        <w:rPr>
          <w:rFonts w:ascii="Verdana" w:hAnsi="Verdana"/>
          <w:sz w:val="18"/>
          <w:szCs w:val="18"/>
        </w:rPr>
      </w:pPr>
    </w:p>
    <w:p w14:paraId="5049E54C" w14:textId="77777777" w:rsidR="00BD4E59" w:rsidRPr="00401DE2" w:rsidRDefault="00BD4E59" w:rsidP="00ED3407">
      <w:pPr>
        <w:pStyle w:val="Prrafodelista"/>
        <w:rPr>
          <w:rFonts w:ascii="Verdana" w:hAnsi="Verdana"/>
          <w:sz w:val="18"/>
          <w:szCs w:val="18"/>
        </w:rPr>
      </w:pPr>
    </w:p>
    <w:p w14:paraId="5049E54D" w14:textId="77777777" w:rsidR="00EE3F71" w:rsidRDefault="00EE3F71" w:rsidP="00ED3407">
      <w:pPr>
        <w:pStyle w:val="Prrafodelista"/>
        <w:rPr>
          <w:rFonts w:ascii="Verdana" w:hAnsi="Verdana"/>
          <w:sz w:val="18"/>
          <w:szCs w:val="18"/>
        </w:rPr>
      </w:pPr>
    </w:p>
    <w:p w14:paraId="5049E54E" w14:textId="77777777" w:rsidR="00D86B27" w:rsidRDefault="00D86B27" w:rsidP="00ED3407">
      <w:pPr>
        <w:pStyle w:val="Prrafodelista"/>
        <w:rPr>
          <w:rFonts w:ascii="Verdana" w:hAnsi="Verdana"/>
          <w:sz w:val="18"/>
          <w:szCs w:val="18"/>
        </w:rPr>
      </w:pPr>
    </w:p>
    <w:p w14:paraId="5049E54F" w14:textId="77777777" w:rsidR="000B5B21" w:rsidRDefault="000B5B21" w:rsidP="00ED3407">
      <w:pPr>
        <w:pStyle w:val="Prrafodelista"/>
        <w:rPr>
          <w:rFonts w:ascii="Verdana" w:hAnsi="Verdana"/>
          <w:sz w:val="18"/>
          <w:szCs w:val="18"/>
        </w:rPr>
      </w:pPr>
    </w:p>
    <w:p w14:paraId="5049E550" w14:textId="77777777" w:rsidR="00D04041" w:rsidRPr="00D86B27" w:rsidRDefault="00BD4E59" w:rsidP="00BD4E59">
      <w:pPr>
        <w:pStyle w:val="Prrafodelista"/>
        <w:numPr>
          <w:ilvl w:val="0"/>
          <w:numId w:val="1"/>
        </w:numPr>
        <w:rPr>
          <w:rFonts w:cstheme="minorHAnsi"/>
          <w:b/>
          <w:sz w:val="18"/>
          <w:szCs w:val="18"/>
        </w:rPr>
      </w:pPr>
      <w:r w:rsidRPr="00D86B27">
        <w:rPr>
          <w:rFonts w:cstheme="minorHAnsi"/>
          <w:noProof/>
          <w:sz w:val="18"/>
          <w:szCs w:val="18"/>
        </w:rPr>
        <w:lastRenderedPageBreak/>
        <w:drawing>
          <wp:anchor distT="0" distB="0" distL="114300" distR="114300" simplePos="0" relativeHeight="251655680" behindDoc="0" locked="0" layoutInCell="1" allowOverlap="1" wp14:anchorId="5049E5F7" wp14:editId="2F1E0A8A">
            <wp:simplePos x="0" y="0"/>
            <wp:positionH relativeFrom="column">
              <wp:posOffset>3658235</wp:posOffset>
            </wp:positionH>
            <wp:positionV relativeFrom="paragraph">
              <wp:posOffset>-252095</wp:posOffset>
            </wp:positionV>
            <wp:extent cx="2738120" cy="3920490"/>
            <wp:effectExtent l="19050" t="19050" r="24130" b="2286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27" t="9028" r="32581" b="4459"/>
                    <a:stretch/>
                  </pic:blipFill>
                  <pic:spPr bwMode="auto">
                    <a:xfrm>
                      <a:off x="0" y="0"/>
                      <a:ext cx="2738120" cy="39204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D3407" w:rsidRPr="00D86B27">
        <w:rPr>
          <w:rFonts w:cstheme="minorHAnsi"/>
          <w:b/>
          <w:sz w:val="18"/>
          <w:szCs w:val="18"/>
        </w:rPr>
        <w:t>Dae</w:t>
      </w:r>
      <w:proofErr w:type="spellEnd"/>
      <w:r w:rsidR="00ED3407" w:rsidRPr="00D86B27">
        <w:rPr>
          <w:rFonts w:cstheme="minorHAnsi"/>
          <w:b/>
          <w:sz w:val="18"/>
          <w:szCs w:val="18"/>
        </w:rPr>
        <w:t xml:space="preserve"> (D</w:t>
      </w:r>
      <w:r w:rsidR="00D04041" w:rsidRPr="00D86B27">
        <w:rPr>
          <w:rFonts w:cstheme="minorHAnsi"/>
          <w:b/>
          <w:sz w:val="18"/>
          <w:szCs w:val="18"/>
        </w:rPr>
        <w:t>eclaración aduanera de exportación)</w:t>
      </w:r>
    </w:p>
    <w:p w14:paraId="5049E551" w14:textId="77777777" w:rsidR="00ED3407" w:rsidRPr="00D86B27" w:rsidRDefault="00ED3407" w:rsidP="00ED3407">
      <w:pPr>
        <w:pStyle w:val="Prrafodelista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Es un formulario en el que se registra</w:t>
      </w:r>
      <w:r w:rsidR="00150EEE" w:rsidRPr="00D86B27">
        <w:rPr>
          <w:rFonts w:cstheme="minorHAnsi"/>
          <w:sz w:val="18"/>
          <w:szCs w:val="18"/>
        </w:rPr>
        <w:t>n</w:t>
      </w:r>
      <w:r w:rsidRPr="00D86B27">
        <w:rPr>
          <w:rFonts w:cstheme="minorHAnsi"/>
          <w:sz w:val="18"/>
          <w:szCs w:val="18"/>
        </w:rPr>
        <w:t xml:space="preserve"> los datos referentes a la exportación:</w:t>
      </w:r>
    </w:p>
    <w:p w14:paraId="5049E552" w14:textId="77777777" w:rsidR="00ED3407" w:rsidRPr="00D86B27" w:rsidRDefault="00ED3407" w:rsidP="00ED3407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Exportador (nombre, dirección, ruc)</w:t>
      </w:r>
    </w:p>
    <w:p w14:paraId="5049E553" w14:textId="77777777" w:rsidR="00ED3407" w:rsidRPr="00D86B27" w:rsidRDefault="00ED3407" w:rsidP="00ED3407">
      <w:pPr>
        <w:pStyle w:val="Prrafodelista"/>
        <w:ind w:firstLine="696"/>
        <w:rPr>
          <w:rFonts w:cstheme="minorHAnsi"/>
          <w:sz w:val="18"/>
          <w:szCs w:val="18"/>
        </w:rPr>
      </w:pPr>
      <w:proofErr w:type="spellStart"/>
      <w:r w:rsidRPr="00D86B27">
        <w:rPr>
          <w:rFonts w:cstheme="minorHAnsi"/>
          <w:sz w:val="18"/>
          <w:szCs w:val="18"/>
        </w:rPr>
        <w:t>Declante</w:t>
      </w:r>
      <w:proofErr w:type="spellEnd"/>
      <w:r w:rsidRPr="00D86B27">
        <w:rPr>
          <w:rFonts w:cstheme="minorHAnsi"/>
          <w:sz w:val="18"/>
          <w:szCs w:val="18"/>
        </w:rPr>
        <w:t xml:space="preserve"> (datos del agente de aduanas)</w:t>
      </w:r>
    </w:p>
    <w:p w14:paraId="5049E554" w14:textId="77777777" w:rsidR="00ED3407" w:rsidRPr="00D86B27" w:rsidRDefault="00ED3407" w:rsidP="00ED3407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Moneda y forma de pago</w:t>
      </w:r>
    </w:p>
    <w:p w14:paraId="5049E555" w14:textId="77777777" w:rsidR="00ED3407" w:rsidRPr="00D86B27" w:rsidRDefault="00ED3407" w:rsidP="00ED3407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Puerto de Carga</w:t>
      </w:r>
    </w:p>
    <w:p w14:paraId="5049E556" w14:textId="77777777" w:rsidR="00ED3407" w:rsidRPr="00D86B27" w:rsidRDefault="00ED3407" w:rsidP="00ED3407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Consignatario (nombre, dirección, ruc)</w:t>
      </w:r>
    </w:p>
    <w:p w14:paraId="5049E557" w14:textId="77777777" w:rsidR="00ED3407" w:rsidRPr="00D86B27" w:rsidRDefault="00ED3407" w:rsidP="00ED3407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Destino final</w:t>
      </w:r>
    </w:p>
    <w:p w14:paraId="5049E558" w14:textId="77777777" w:rsidR="00ED3407" w:rsidRPr="00D86B27" w:rsidRDefault="00ED3407" w:rsidP="00ED3407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Monto total de la transacción</w:t>
      </w:r>
    </w:p>
    <w:p w14:paraId="5049E559" w14:textId="77777777" w:rsidR="00ED3407" w:rsidRPr="00D86B27" w:rsidRDefault="00ED3407" w:rsidP="00ED3407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 xml:space="preserve">Cantidad de </w:t>
      </w:r>
      <w:proofErr w:type="spellStart"/>
      <w:r w:rsidRPr="00D86B27">
        <w:rPr>
          <w:rFonts w:cstheme="minorHAnsi"/>
          <w:sz w:val="18"/>
          <w:szCs w:val="18"/>
        </w:rPr>
        <w:t>Items</w:t>
      </w:r>
      <w:proofErr w:type="spellEnd"/>
    </w:p>
    <w:p w14:paraId="5049E55A" w14:textId="77777777" w:rsidR="00ED3407" w:rsidRPr="00D86B27" w:rsidRDefault="00ED3407" w:rsidP="00ED3407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Peso neto</w:t>
      </w:r>
    </w:p>
    <w:p w14:paraId="5049E55B" w14:textId="77777777" w:rsidR="00ED3407" w:rsidRPr="00D86B27" w:rsidRDefault="00ED3407" w:rsidP="00ED3407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Peso Bruto</w:t>
      </w:r>
    </w:p>
    <w:p w14:paraId="5049E55C" w14:textId="77777777" w:rsidR="00ED3407" w:rsidRPr="00D86B27" w:rsidRDefault="00ED3407" w:rsidP="00ED3407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Cantidad de bultos</w:t>
      </w:r>
    </w:p>
    <w:p w14:paraId="5049E55D" w14:textId="77777777" w:rsidR="00ED3407" w:rsidRPr="00D86B27" w:rsidRDefault="00ED3407" w:rsidP="00ED3407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Unidades comerciales</w:t>
      </w:r>
    </w:p>
    <w:p w14:paraId="5049E55E" w14:textId="77777777" w:rsidR="00ED3407" w:rsidRPr="00D86B27" w:rsidRDefault="00ED3407" w:rsidP="00ED3407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Descripción de los ítems</w:t>
      </w:r>
    </w:p>
    <w:p w14:paraId="5049E55F" w14:textId="77777777" w:rsidR="00ED3407" w:rsidRDefault="00ED3407" w:rsidP="00ED3407">
      <w:pPr>
        <w:pStyle w:val="Prrafodelista"/>
        <w:ind w:firstLine="696"/>
        <w:rPr>
          <w:rFonts w:ascii="Verdana" w:hAnsi="Verdana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Partidas arancelarias</w:t>
      </w:r>
    </w:p>
    <w:p w14:paraId="5049E560" w14:textId="77777777" w:rsidR="00BD4E59" w:rsidRDefault="00BD4E59" w:rsidP="00ED3407">
      <w:pPr>
        <w:pStyle w:val="Prrafodelista"/>
        <w:ind w:firstLine="696"/>
        <w:rPr>
          <w:rFonts w:ascii="Verdana" w:hAnsi="Verdana"/>
          <w:sz w:val="18"/>
          <w:szCs w:val="18"/>
        </w:rPr>
      </w:pPr>
    </w:p>
    <w:p w14:paraId="5049E561" w14:textId="77777777" w:rsidR="00BD4E59" w:rsidRDefault="00BD4E59" w:rsidP="00ED3407">
      <w:pPr>
        <w:pStyle w:val="Prrafodelista"/>
        <w:ind w:firstLine="696"/>
        <w:rPr>
          <w:rFonts w:ascii="Verdana" w:hAnsi="Verdana"/>
          <w:sz w:val="18"/>
          <w:szCs w:val="18"/>
        </w:rPr>
      </w:pPr>
    </w:p>
    <w:p w14:paraId="5049E562" w14:textId="77777777" w:rsidR="00BD4E59" w:rsidRDefault="00BD4E59" w:rsidP="00ED3407">
      <w:pPr>
        <w:pStyle w:val="Prrafodelista"/>
        <w:ind w:firstLine="696"/>
        <w:rPr>
          <w:rFonts w:ascii="Verdana" w:hAnsi="Verdana"/>
          <w:sz w:val="18"/>
          <w:szCs w:val="18"/>
        </w:rPr>
      </w:pPr>
    </w:p>
    <w:p w14:paraId="5049E563" w14:textId="77777777" w:rsidR="00BD4E59" w:rsidRDefault="00BD4E59" w:rsidP="00ED3407">
      <w:pPr>
        <w:pStyle w:val="Prrafodelista"/>
        <w:ind w:firstLine="696"/>
        <w:rPr>
          <w:rFonts w:ascii="Verdana" w:hAnsi="Verdana"/>
          <w:sz w:val="18"/>
          <w:szCs w:val="18"/>
        </w:rPr>
      </w:pPr>
    </w:p>
    <w:p w14:paraId="5049E564" w14:textId="77777777" w:rsidR="00BD4E59" w:rsidRDefault="00BD4E59" w:rsidP="00ED3407">
      <w:pPr>
        <w:pStyle w:val="Prrafodelista"/>
        <w:ind w:firstLine="696"/>
        <w:rPr>
          <w:rFonts w:ascii="Verdana" w:hAnsi="Verdana"/>
          <w:sz w:val="18"/>
          <w:szCs w:val="18"/>
        </w:rPr>
      </w:pPr>
    </w:p>
    <w:p w14:paraId="5049E565" w14:textId="16EF1534" w:rsidR="00BD4E59" w:rsidDel="00CD16D0" w:rsidRDefault="00BD4E59" w:rsidP="00CD16D0">
      <w:pPr>
        <w:rPr>
          <w:del w:id="8" w:author="Perez, Steeven" w:date="2020-07-03T14:01:00Z"/>
          <w:rFonts w:ascii="Verdana" w:hAnsi="Verdana"/>
          <w:sz w:val="18"/>
          <w:szCs w:val="18"/>
        </w:rPr>
      </w:pPr>
    </w:p>
    <w:p w14:paraId="6D0D1DF1" w14:textId="77777777" w:rsidR="00CD16D0" w:rsidRDefault="00CD16D0" w:rsidP="00ED3407">
      <w:pPr>
        <w:pStyle w:val="Prrafodelista"/>
        <w:ind w:firstLine="696"/>
        <w:rPr>
          <w:ins w:id="9" w:author="Perez, Steeven" w:date="2020-07-03T14:02:00Z"/>
          <w:rFonts w:ascii="Verdana" w:hAnsi="Verdana"/>
          <w:sz w:val="18"/>
          <w:szCs w:val="18"/>
        </w:rPr>
      </w:pPr>
    </w:p>
    <w:p w14:paraId="5049E566" w14:textId="77777777" w:rsidR="000B5B21" w:rsidRPr="00CD16D0" w:rsidRDefault="00BD4E59">
      <w:pPr>
        <w:rPr>
          <w:rFonts w:ascii="Verdana" w:hAnsi="Verdana"/>
          <w:sz w:val="18"/>
          <w:szCs w:val="18"/>
          <w:rPrChange w:id="10" w:author="Perez, Steeven" w:date="2020-07-03T14:01:00Z">
            <w:rPr/>
          </w:rPrChange>
        </w:rPr>
        <w:pPrChange w:id="11" w:author="Perez, Steeven" w:date="2020-07-03T14:01:00Z">
          <w:pPr>
            <w:pStyle w:val="Prrafodelista"/>
          </w:pPr>
        </w:pPrChange>
      </w:pPr>
      <w:r w:rsidRPr="00401DE2">
        <w:rPr>
          <w:noProof/>
        </w:rPr>
        <w:drawing>
          <wp:anchor distT="0" distB="0" distL="114300" distR="114300" simplePos="0" relativeHeight="251651584" behindDoc="0" locked="0" layoutInCell="1" allowOverlap="1" wp14:anchorId="5049E5F9" wp14:editId="2E872D7F">
            <wp:simplePos x="0" y="0"/>
            <wp:positionH relativeFrom="column">
              <wp:posOffset>3665855</wp:posOffset>
            </wp:positionH>
            <wp:positionV relativeFrom="paragraph">
              <wp:posOffset>128270</wp:posOffset>
            </wp:positionV>
            <wp:extent cx="2735580" cy="2780665"/>
            <wp:effectExtent l="19050" t="19050" r="26670" b="1968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55" t="10281" r="26798" b="9976"/>
                    <a:stretch/>
                  </pic:blipFill>
                  <pic:spPr bwMode="auto">
                    <a:xfrm>
                      <a:off x="0" y="0"/>
                      <a:ext cx="2735580" cy="27806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9E567" w14:textId="77777777" w:rsidR="00ED3407" w:rsidRPr="00401DE2" w:rsidRDefault="00ED3407" w:rsidP="00ED3407">
      <w:pPr>
        <w:pStyle w:val="Prrafodelista"/>
        <w:rPr>
          <w:rFonts w:ascii="Verdana" w:hAnsi="Verdana"/>
          <w:sz w:val="18"/>
          <w:szCs w:val="18"/>
        </w:rPr>
      </w:pPr>
    </w:p>
    <w:p w14:paraId="5049E568" w14:textId="77777777" w:rsidR="004C78AC" w:rsidRPr="00D86B27" w:rsidRDefault="00D04041" w:rsidP="00D04041">
      <w:pPr>
        <w:pStyle w:val="Prrafodelista"/>
        <w:numPr>
          <w:ilvl w:val="0"/>
          <w:numId w:val="1"/>
        </w:numPr>
        <w:rPr>
          <w:rFonts w:cstheme="minorHAnsi"/>
          <w:b/>
          <w:sz w:val="18"/>
          <w:szCs w:val="18"/>
        </w:rPr>
      </w:pPr>
      <w:r w:rsidRPr="00D86B27">
        <w:rPr>
          <w:rFonts w:cstheme="minorHAnsi"/>
          <w:b/>
          <w:sz w:val="18"/>
          <w:szCs w:val="18"/>
        </w:rPr>
        <w:t>Certificado de Origen</w:t>
      </w:r>
    </w:p>
    <w:p w14:paraId="5049E569" w14:textId="77777777" w:rsidR="00ED3407" w:rsidRPr="00D86B27" w:rsidRDefault="00401DE2" w:rsidP="00ED3407">
      <w:pPr>
        <w:pStyle w:val="Prrafodelista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 xml:space="preserve">Documento en el cual se </w:t>
      </w:r>
      <w:r w:rsidR="00ED3407" w:rsidRPr="00D86B27">
        <w:rPr>
          <w:rFonts w:cstheme="minorHAnsi"/>
          <w:sz w:val="18"/>
          <w:szCs w:val="18"/>
        </w:rPr>
        <w:t>acredita que la m</w:t>
      </w:r>
      <w:r w:rsidR="00150EEE" w:rsidRPr="00D86B27">
        <w:rPr>
          <w:rFonts w:cstheme="minorHAnsi"/>
          <w:sz w:val="18"/>
          <w:szCs w:val="18"/>
        </w:rPr>
        <w:t>ercancía ha sido fabricada en el</w:t>
      </w:r>
      <w:r w:rsidR="00ED3407" w:rsidRPr="00D86B27">
        <w:rPr>
          <w:rFonts w:cstheme="minorHAnsi"/>
          <w:sz w:val="18"/>
          <w:szCs w:val="18"/>
        </w:rPr>
        <w:t xml:space="preserve"> país</w:t>
      </w:r>
      <w:r w:rsidR="001173B7" w:rsidRPr="00D86B27">
        <w:rPr>
          <w:rFonts w:cstheme="minorHAnsi"/>
          <w:sz w:val="18"/>
          <w:szCs w:val="18"/>
        </w:rPr>
        <w:t>. Incluye:</w:t>
      </w:r>
    </w:p>
    <w:p w14:paraId="5049E56A" w14:textId="77777777" w:rsidR="001173B7" w:rsidRPr="00D86B27" w:rsidRDefault="001173B7" w:rsidP="00401DE2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Datos del Exportador</w:t>
      </w:r>
    </w:p>
    <w:p w14:paraId="5049E56B" w14:textId="77777777" w:rsidR="001173B7" w:rsidRPr="00D86B27" w:rsidRDefault="001173B7" w:rsidP="00401DE2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Datos del Importador</w:t>
      </w:r>
    </w:p>
    <w:p w14:paraId="5049E56C" w14:textId="77777777" w:rsidR="001173B7" w:rsidRPr="00D86B27" w:rsidRDefault="001173B7" w:rsidP="00401DE2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Número de Factura</w:t>
      </w:r>
    </w:p>
    <w:p w14:paraId="5049E56D" w14:textId="77777777" w:rsidR="001173B7" w:rsidRPr="00D86B27" w:rsidRDefault="001173B7" w:rsidP="00401DE2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Descripción de los artículos</w:t>
      </w:r>
    </w:p>
    <w:p w14:paraId="5049E56E" w14:textId="77777777" w:rsidR="001173B7" w:rsidRPr="00D86B27" w:rsidRDefault="001173B7" w:rsidP="00401DE2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Cantidad</w:t>
      </w:r>
    </w:p>
    <w:p w14:paraId="5049E56F" w14:textId="77777777" w:rsidR="001173B7" w:rsidRPr="00D86B27" w:rsidRDefault="001173B7" w:rsidP="00401DE2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Monto</w:t>
      </w:r>
    </w:p>
    <w:p w14:paraId="5049E570" w14:textId="77777777" w:rsidR="001173B7" w:rsidRPr="00D86B27" w:rsidRDefault="001173B7" w:rsidP="00401DE2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Criterio de Origen (acuerdo comercial entre los países)</w:t>
      </w:r>
    </w:p>
    <w:p w14:paraId="5049E571" w14:textId="77777777" w:rsidR="001173B7" w:rsidRPr="00D86B27" w:rsidRDefault="001173B7" w:rsidP="00401DE2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Firma y sello del exportador</w:t>
      </w:r>
    </w:p>
    <w:p w14:paraId="5049E572" w14:textId="77777777" w:rsidR="001173B7" w:rsidRPr="00D86B27" w:rsidRDefault="001173B7" w:rsidP="00401DE2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Firma y sello del organismo certificador</w:t>
      </w:r>
    </w:p>
    <w:p w14:paraId="5049E573" w14:textId="77777777" w:rsidR="006C660C" w:rsidRPr="00D86B27" w:rsidRDefault="006C660C" w:rsidP="00401DE2">
      <w:pPr>
        <w:pStyle w:val="Prrafodelista"/>
        <w:ind w:firstLine="696"/>
        <w:rPr>
          <w:rFonts w:cstheme="minorHAnsi"/>
          <w:sz w:val="18"/>
          <w:szCs w:val="18"/>
        </w:rPr>
      </w:pPr>
    </w:p>
    <w:p w14:paraId="5049E574" w14:textId="77777777" w:rsidR="000B5B21" w:rsidRDefault="000B5B21" w:rsidP="00401DE2">
      <w:pPr>
        <w:pStyle w:val="Prrafodelista"/>
        <w:ind w:firstLine="696"/>
        <w:rPr>
          <w:rFonts w:ascii="Verdana" w:hAnsi="Verdana"/>
          <w:sz w:val="18"/>
          <w:szCs w:val="18"/>
        </w:rPr>
      </w:pPr>
    </w:p>
    <w:p w14:paraId="5049E575" w14:textId="77777777" w:rsidR="000B5B21" w:rsidRDefault="000B5B21" w:rsidP="00401DE2">
      <w:pPr>
        <w:pStyle w:val="Prrafodelista"/>
        <w:ind w:firstLine="696"/>
        <w:rPr>
          <w:rFonts w:ascii="Verdana" w:hAnsi="Verdana"/>
          <w:sz w:val="18"/>
          <w:szCs w:val="18"/>
        </w:rPr>
      </w:pPr>
    </w:p>
    <w:p w14:paraId="5049E576" w14:textId="77777777" w:rsidR="00BD4E59" w:rsidRDefault="00BD4E59" w:rsidP="00401DE2">
      <w:pPr>
        <w:pStyle w:val="Prrafodelista"/>
        <w:ind w:firstLine="696"/>
        <w:rPr>
          <w:rFonts w:ascii="Verdana" w:hAnsi="Verdana"/>
          <w:sz w:val="18"/>
          <w:szCs w:val="18"/>
        </w:rPr>
      </w:pPr>
    </w:p>
    <w:p w14:paraId="5049E577" w14:textId="2FDC22D7" w:rsidR="00BD4E59" w:rsidDel="00CD16D0" w:rsidRDefault="00BD4E59" w:rsidP="00CD16D0">
      <w:pPr>
        <w:rPr>
          <w:del w:id="12" w:author="Perez, Steeven" w:date="2020-07-03T14:01:00Z"/>
          <w:rFonts w:ascii="Verdana" w:hAnsi="Verdana"/>
          <w:sz w:val="18"/>
          <w:szCs w:val="18"/>
        </w:rPr>
      </w:pPr>
    </w:p>
    <w:p w14:paraId="2B317131" w14:textId="77777777" w:rsidR="00CD16D0" w:rsidRDefault="00CD16D0" w:rsidP="00401DE2">
      <w:pPr>
        <w:pStyle w:val="Prrafodelista"/>
        <w:ind w:firstLine="696"/>
        <w:rPr>
          <w:ins w:id="13" w:author="Perez, Steeven" w:date="2020-07-03T14:03:00Z"/>
          <w:rFonts w:ascii="Verdana" w:hAnsi="Verdana"/>
          <w:sz w:val="18"/>
          <w:szCs w:val="18"/>
        </w:rPr>
      </w:pPr>
    </w:p>
    <w:p w14:paraId="5049E578" w14:textId="77777777" w:rsidR="00BD4E59" w:rsidDel="00CD16D0" w:rsidRDefault="00BD4E59" w:rsidP="00401DE2">
      <w:pPr>
        <w:pStyle w:val="Prrafodelista"/>
        <w:ind w:firstLine="696"/>
        <w:rPr>
          <w:del w:id="14" w:author="Perez, Steeven" w:date="2020-07-03T14:01:00Z"/>
          <w:rFonts w:ascii="Verdana" w:hAnsi="Verdana"/>
          <w:sz w:val="18"/>
          <w:szCs w:val="18"/>
        </w:rPr>
      </w:pPr>
    </w:p>
    <w:p w14:paraId="5049E579" w14:textId="77777777" w:rsidR="00BD4E59" w:rsidDel="00CD16D0" w:rsidRDefault="00BD4E59" w:rsidP="00401DE2">
      <w:pPr>
        <w:pStyle w:val="Prrafodelista"/>
        <w:ind w:firstLine="696"/>
        <w:rPr>
          <w:del w:id="15" w:author="Perez, Steeven" w:date="2020-07-03T14:01:00Z"/>
          <w:rFonts w:ascii="Verdana" w:hAnsi="Verdana"/>
          <w:sz w:val="18"/>
          <w:szCs w:val="18"/>
        </w:rPr>
      </w:pPr>
    </w:p>
    <w:p w14:paraId="5049E57A" w14:textId="77777777" w:rsidR="00BD4E59" w:rsidDel="00CD16D0" w:rsidRDefault="00BD4E59" w:rsidP="00401DE2">
      <w:pPr>
        <w:pStyle w:val="Prrafodelista"/>
        <w:ind w:firstLine="696"/>
        <w:rPr>
          <w:del w:id="16" w:author="Perez, Steeven" w:date="2020-07-03T14:01:00Z"/>
          <w:rFonts w:ascii="Verdana" w:hAnsi="Verdana"/>
          <w:sz w:val="18"/>
          <w:szCs w:val="18"/>
        </w:rPr>
      </w:pPr>
    </w:p>
    <w:p w14:paraId="5049E57B" w14:textId="77777777" w:rsidR="00BD4E59" w:rsidRPr="00CD16D0" w:rsidDel="00CD16D0" w:rsidRDefault="00BD4E59">
      <w:pPr>
        <w:rPr>
          <w:del w:id="17" w:author="Perez, Steeven" w:date="2020-07-03T14:01:00Z"/>
          <w:rFonts w:ascii="Verdana" w:hAnsi="Verdana"/>
          <w:sz w:val="18"/>
          <w:szCs w:val="18"/>
          <w:rPrChange w:id="18" w:author="Perez, Steeven" w:date="2020-07-03T14:01:00Z">
            <w:rPr>
              <w:del w:id="19" w:author="Perez, Steeven" w:date="2020-07-03T14:01:00Z"/>
            </w:rPr>
          </w:rPrChange>
        </w:rPr>
        <w:pPrChange w:id="20" w:author="Perez, Steeven" w:date="2020-07-03T14:01:00Z">
          <w:pPr>
            <w:pStyle w:val="Prrafodelista"/>
            <w:ind w:firstLine="696"/>
          </w:pPr>
        </w:pPrChange>
      </w:pPr>
    </w:p>
    <w:p w14:paraId="5049E57C" w14:textId="77777777" w:rsidR="00BD4E59" w:rsidDel="00CD16D0" w:rsidRDefault="00BD4E59" w:rsidP="00401DE2">
      <w:pPr>
        <w:pStyle w:val="Prrafodelista"/>
        <w:ind w:firstLine="696"/>
        <w:rPr>
          <w:del w:id="21" w:author="Perez, Steeven" w:date="2020-07-03T14:01:00Z"/>
          <w:rFonts w:ascii="Verdana" w:hAnsi="Verdana"/>
          <w:sz w:val="18"/>
          <w:szCs w:val="18"/>
        </w:rPr>
      </w:pPr>
    </w:p>
    <w:p w14:paraId="5049E57D" w14:textId="77777777" w:rsidR="000B5B21" w:rsidRPr="00CD16D0" w:rsidDel="00CD16D0" w:rsidRDefault="000B5B21">
      <w:pPr>
        <w:rPr>
          <w:del w:id="22" w:author="Perez, Steeven" w:date="2020-07-03T14:03:00Z"/>
          <w:rFonts w:ascii="Verdana" w:hAnsi="Verdana"/>
          <w:sz w:val="18"/>
          <w:szCs w:val="18"/>
          <w:rPrChange w:id="23" w:author="Perez, Steeven" w:date="2020-07-03T14:01:00Z">
            <w:rPr>
              <w:del w:id="24" w:author="Perez, Steeven" w:date="2020-07-03T14:03:00Z"/>
            </w:rPr>
          </w:rPrChange>
        </w:rPr>
        <w:pPrChange w:id="25" w:author="Perez, Steeven" w:date="2020-07-03T14:01:00Z">
          <w:pPr>
            <w:pStyle w:val="Prrafodelista"/>
            <w:ind w:firstLine="696"/>
          </w:pPr>
        </w:pPrChange>
      </w:pPr>
    </w:p>
    <w:p w14:paraId="5049E57E" w14:textId="77777777" w:rsidR="00D86B27" w:rsidRPr="00CD16D0" w:rsidRDefault="00D86B27">
      <w:pPr>
        <w:rPr>
          <w:rFonts w:ascii="Verdana" w:hAnsi="Verdana"/>
          <w:sz w:val="18"/>
          <w:szCs w:val="18"/>
          <w:rPrChange w:id="26" w:author="Perez, Steeven" w:date="2020-07-03T14:03:00Z">
            <w:rPr/>
          </w:rPrChange>
        </w:rPr>
        <w:pPrChange w:id="27" w:author="Perez, Steeven" w:date="2020-07-03T14:03:00Z">
          <w:pPr>
            <w:pStyle w:val="Prrafodelista"/>
            <w:ind w:firstLine="696"/>
          </w:pPr>
        </w:pPrChange>
      </w:pPr>
    </w:p>
    <w:p w14:paraId="5049E57F" w14:textId="74EB0550" w:rsidR="00CC1769" w:rsidRPr="00D86B27" w:rsidRDefault="00CD16D0" w:rsidP="006C660C">
      <w:pPr>
        <w:pStyle w:val="Prrafodelista"/>
        <w:numPr>
          <w:ilvl w:val="0"/>
          <w:numId w:val="1"/>
        </w:numPr>
        <w:rPr>
          <w:rFonts w:cstheme="minorHAnsi"/>
          <w:b/>
          <w:sz w:val="18"/>
          <w:szCs w:val="18"/>
        </w:rPr>
      </w:pPr>
      <w:r w:rsidRPr="00D86B27">
        <w:rPr>
          <w:rFonts w:cstheme="minorHAnsi"/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5049E5FB" wp14:editId="12E9210E">
            <wp:simplePos x="0" y="0"/>
            <wp:positionH relativeFrom="column">
              <wp:posOffset>3561080</wp:posOffset>
            </wp:positionH>
            <wp:positionV relativeFrom="paragraph">
              <wp:posOffset>-170180</wp:posOffset>
            </wp:positionV>
            <wp:extent cx="2818130" cy="3590290"/>
            <wp:effectExtent l="19050" t="19050" r="20320" b="1016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3590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1769" w:rsidRPr="00D86B27">
        <w:rPr>
          <w:rFonts w:cstheme="minorHAnsi"/>
          <w:b/>
          <w:sz w:val="18"/>
          <w:szCs w:val="18"/>
        </w:rPr>
        <w:t>Declaración de carga Peligrosa</w:t>
      </w:r>
      <w:r w:rsidR="00150EEE" w:rsidRPr="00D86B27">
        <w:rPr>
          <w:rFonts w:cstheme="minorHAnsi"/>
          <w:b/>
          <w:sz w:val="18"/>
          <w:szCs w:val="18"/>
        </w:rPr>
        <w:t xml:space="preserve"> (IMO)</w:t>
      </w:r>
    </w:p>
    <w:p w14:paraId="5049E580" w14:textId="167B9FD9" w:rsidR="00CC1769" w:rsidRPr="00D86B27" w:rsidRDefault="00150EEE" w:rsidP="00CC1769">
      <w:pPr>
        <w:pStyle w:val="Prrafodelista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Documento en el</w:t>
      </w:r>
      <w:r w:rsidR="00CC1769" w:rsidRPr="00D86B27">
        <w:rPr>
          <w:rFonts w:cstheme="minorHAnsi"/>
          <w:sz w:val="18"/>
          <w:szCs w:val="18"/>
        </w:rPr>
        <w:t xml:space="preserve"> cual se detallan los artículos considerados </w:t>
      </w:r>
      <w:del w:id="28" w:author="Perez, Steeven" w:date="2020-07-03T14:03:00Z">
        <w:r w:rsidRPr="00D86B27" w:rsidDel="00CD16D0">
          <w:rPr>
            <w:rFonts w:cstheme="minorHAnsi"/>
            <w:sz w:val="18"/>
            <w:szCs w:val="18"/>
          </w:rPr>
          <w:delText xml:space="preserve">el </w:delText>
        </w:r>
        <w:r w:rsidR="00CC1769" w:rsidRPr="00D86B27" w:rsidDel="00CD16D0">
          <w:rPr>
            <w:rFonts w:cstheme="minorHAnsi"/>
            <w:sz w:val="18"/>
            <w:szCs w:val="18"/>
          </w:rPr>
          <w:delText>carga peligrosa</w:delText>
        </w:r>
      </w:del>
      <w:ins w:id="29" w:author="Perez, Steeven" w:date="2020-07-03T14:03:00Z">
        <w:r w:rsidR="00CD16D0" w:rsidRPr="00D86B27">
          <w:rPr>
            <w:rFonts w:cstheme="minorHAnsi"/>
            <w:sz w:val="18"/>
            <w:szCs w:val="18"/>
          </w:rPr>
          <w:t>la carga peligrosa</w:t>
        </w:r>
      </w:ins>
      <w:r w:rsidR="00CC1769" w:rsidRPr="00D86B27">
        <w:rPr>
          <w:rFonts w:cstheme="minorHAnsi"/>
          <w:sz w:val="18"/>
          <w:szCs w:val="18"/>
        </w:rPr>
        <w:t xml:space="preserve"> que se van a exportar</w:t>
      </w:r>
    </w:p>
    <w:p w14:paraId="5049E581" w14:textId="6D0BB350" w:rsidR="00150EEE" w:rsidRPr="00D86B27" w:rsidRDefault="00CC1769" w:rsidP="00CC1769">
      <w:pPr>
        <w:pStyle w:val="Prrafodelista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Incluye</w:t>
      </w:r>
      <w:r w:rsidR="00150EEE" w:rsidRPr="00D86B27">
        <w:rPr>
          <w:rFonts w:cstheme="minorHAnsi"/>
          <w:sz w:val="18"/>
          <w:szCs w:val="18"/>
        </w:rPr>
        <w:t>:</w:t>
      </w:r>
    </w:p>
    <w:p w14:paraId="5049E582" w14:textId="77777777" w:rsidR="00CC1769" w:rsidRPr="00D86B27" w:rsidRDefault="00150EEE" w:rsidP="00CC1769">
      <w:pPr>
        <w:pStyle w:val="Prrafodelista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 xml:space="preserve">           D</w:t>
      </w:r>
      <w:r w:rsidR="00CC1769" w:rsidRPr="00D86B27">
        <w:rPr>
          <w:rFonts w:cstheme="minorHAnsi"/>
          <w:sz w:val="18"/>
          <w:szCs w:val="18"/>
        </w:rPr>
        <w:t>atos del exportador</w:t>
      </w:r>
      <w:r w:rsidRPr="00D86B27">
        <w:rPr>
          <w:rFonts w:cstheme="minorHAnsi"/>
          <w:sz w:val="18"/>
          <w:szCs w:val="18"/>
        </w:rPr>
        <w:t xml:space="preserve"> e </w:t>
      </w:r>
      <w:r w:rsidR="00CC1769" w:rsidRPr="00D86B27">
        <w:rPr>
          <w:rFonts w:cstheme="minorHAnsi"/>
          <w:sz w:val="18"/>
          <w:szCs w:val="18"/>
        </w:rPr>
        <w:t>importador</w:t>
      </w:r>
    </w:p>
    <w:p w14:paraId="5049E583" w14:textId="77777777" w:rsidR="00CC1769" w:rsidRPr="00D86B27" w:rsidRDefault="00CC1769" w:rsidP="00401DE2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Número del documento de transporte</w:t>
      </w:r>
    </w:p>
    <w:p w14:paraId="5049E584" w14:textId="77777777" w:rsidR="00CC1769" w:rsidRPr="00D86B27" w:rsidRDefault="00CC1769" w:rsidP="00401DE2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Buque y viaje</w:t>
      </w:r>
    </w:p>
    <w:p w14:paraId="5049E585" w14:textId="77777777" w:rsidR="00CC1769" w:rsidRPr="00D86B27" w:rsidRDefault="00CC1769" w:rsidP="00401DE2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Puerto de Embarque</w:t>
      </w:r>
    </w:p>
    <w:p w14:paraId="5049E586" w14:textId="77777777" w:rsidR="00CC1769" w:rsidRPr="00D86B27" w:rsidRDefault="00CC1769" w:rsidP="00401DE2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Puerto de destino</w:t>
      </w:r>
    </w:p>
    <w:p w14:paraId="5049E587" w14:textId="77777777" w:rsidR="00CC1769" w:rsidRPr="00D86B27" w:rsidRDefault="00CC1769" w:rsidP="00401DE2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Tipo de Contenedor</w:t>
      </w:r>
    </w:p>
    <w:p w14:paraId="5049E588" w14:textId="77777777" w:rsidR="00CC1769" w:rsidRPr="00D86B27" w:rsidRDefault="00CC1769" w:rsidP="00401DE2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Cantidad de pallets</w:t>
      </w:r>
    </w:p>
    <w:p w14:paraId="5049E589" w14:textId="77777777" w:rsidR="00CC1769" w:rsidRPr="00D86B27" w:rsidRDefault="00CC1769" w:rsidP="00401DE2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Cantidad de unidades</w:t>
      </w:r>
    </w:p>
    <w:p w14:paraId="5049E58A" w14:textId="77777777" w:rsidR="00CC1769" w:rsidRPr="00D86B27" w:rsidRDefault="00CC1769" w:rsidP="00401DE2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Peso neto y Peso bruto</w:t>
      </w:r>
    </w:p>
    <w:p w14:paraId="5049E58B" w14:textId="77777777" w:rsidR="00150EEE" w:rsidRPr="00D86B27" w:rsidRDefault="00150EEE" w:rsidP="00401DE2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Descripción de la carga</w:t>
      </w:r>
    </w:p>
    <w:p w14:paraId="5049E58C" w14:textId="77777777" w:rsidR="00CC1769" w:rsidRPr="00D86B27" w:rsidRDefault="00CC1769" w:rsidP="00401DE2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Clasificación IMO</w:t>
      </w:r>
    </w:p>
    <w:p w14:paraId="5049E58D" w14:textId="77777777" w:rsidR="00CC1769" w:rsidRPr="00D86B27" w:rsidRDefault="00CC1769" w:rsidP="00401DE2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Grupo de Empaque</w:t>
      </w:r>
    </w:p>
    <w:p w14:paraId="5049E58E" w14:textId="77777777" w:rsidR="00CC1769" w:rsidRPr="00D86B27" w:rsidRDefault="00CC1769" w:rsidP="00401DE2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Número de contenedor</w:t>
      </w:r>
    </w:p>
    <w:p w14:paraId="5049E58F" w14:textId="77777777" w:rsidR="00CC1769" w:rsidRPr="00D86B27" w:rsidRDefault="00CC1769" w:rsidP="00401DE2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Número de sellos (naviera y planta)</w:t>
      </w:r>
    </w:p>
    <w:p w14:paraId="5049E590" w14:textId="77777777" w:rsidR="00D86B27" w:rsidRDefault="00CC1769" w:rsidP="00401DE2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Firmas y sellos d</w:t>
      </w:r>
      <w:r w:rsidR="00D86B27">
        <w:rPr>
          <w:rFonts w:cstheme="minorHAnsi"/>
          <w:sz w:val="18"/>
          <w:szCs w:val="18"/>
        </w:rPr>
        <w:t xml:space="preserve">e responsabilidad por parte del       </w:t>
      </w:r>
    </w:p>
    <w:p w14:paraId="5049E591" w14:textId="77777777" w:rsidR="00CC1769" w:rsidRDefault="00D86B27" w:rsidP="00401DE2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E</w:t>
      </w:r>
      <w:r w:rsidR="00CC1769" w:rsidRPr="00D86B27">
        <w:rPr>
          <w:rFonts w:cstheme="minorHAnsi"/>
          <w:sz w:val="18"/>
          <w:szCs w:val="18"/>
        </w:rPr>
        <w:t>xportador</w:t>
      </w:r>
    </w:p>
    <w:p w14:paraId="5049E592" w14:textId="77777777" w:rsidR="00D86B27" w:rsidRDefault="00D86B27" w:rsidP="00401DE2">
      <w:pPr>
        <w:pStyle w:val="Prrafodelista"/>
        <w:ind w:firstLine="696"/>
        <w:rPr>
          <w:rFonts w:cstheme="minorHAnsi"/>
          <w:sz w:val="18"/>
          <w:szCs w:val="18"/>
        </w:rPr>
      </w:pPr>
    </w:p>
    <w:p w14:paraId="5049E593" w14:textId="0720A10E" w:rsidR="00D86B27" w:rsidRPr="00D86B27" w:rsidDel="00CD16D0" w:rsidRDefault="00CD16D0" w:rsidP="00401DE2">
      <w:pPr>
        <w:pStyle w:val="Prrafodelista"/>
        <w:ind w:firstLine="696"/>
        <w:rPr>
          <w:del w:id="30" w:author="Perez, Steeven" w:date="2020-07-03T14:01:00Z"/>
          <w:rFonts w:cstheme="minorHAnsi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5049E5FD" wp14:editId="14A5C73E">
            <wp:simplePos x="0" y="0"/>
            <wp:positionH relativeFrom="column">
              <wp:posOffset>3744595</wp:posOffset>
            </wp:positionH>
            <wp:positionV relativeFrom="paragraph">
              <wp:posOffset>168910</wp:posOffset>
            </wp:positionV>
            <wp:extent cx="2638425" cy="3660775"/>
            <wp:effectExtent l="19050" t="19050" r="28575" b="1587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660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9E594" w14:textId="700EE97F" w:rsidR="00412443" w:rsidDel="00CD16D0" w:rsidRDefault="00412443">
      <w:pPr>
        <w:pStyle w:val="Prrafodelista"/>
        <w:rPr>
          <w:del w:id="31" w:author="Perez, Steeven" w:date="2020-07-03T14:01:00Z"/>
          <w:rFonts w:ascii="Verdana" w:hAnsi="Verdana"/>
          <w:sz w:val="18"/>
          <w:szCs w:val="18"/>
        </w:rPr>
        <w:pPrChange w:id="32" w:author="Perez, Steeven" w:date="2020-07-03T14:01:00Z">
          <w:pPr>
            <w:pStyle w:val="Prrafodelista"/>
            <w:ind w:firstLine="696"/>
          </w:pPr>
        </w:pPrChange>
      </w:pPr>
    </w:p>
    <w:p w14:paraId="5049E595" w14:textId="77777777" w:rsidR="00412443" w:rsidDel="00CD16D0" w:rsidRDefault="00412443">
      <w:pPr>
        <w:pStyle w:val="Prrafodelista"/>
        <w:rPr>
          <w:del w:id="33" w:author="Perez, Steeven" w:date="2020-07-03T14:01:00Z"/>
          <w:rFonts w:ascii="Verdana" w:hAnsi="Verdana"/>
          <w:sz w:val="18"/>
          <w:szCs w:val="18"/>
        </w:rPr>
        <w:pPrChange w:id="34" w:author="Perez, Steeven" w:date="2020-07-03T14:01:00Z">
          <w:pPr>
            <w:pStyle w:val="Prrafodelista"/>
            <w:ind w:firstLine="696"/>
          </w:pPr>
        </w:pPrChange>
      </w:pPr>
    </w:p>
    <w:p w14:paraId="5049E596" w14:textId="77777777" w:rsidR="00412443" w:rsidRPr="00CD16D0" w:rsidDel="00CD16D0" w:rsidRDefault="00412443">
      <w:pPr>
        <w:pStyle w:val="Prrafodelista"/>
        <w:rPr>
          <w:del w:id="35" w:author="Perez, Steeven" w:date="2020-07-03T14:01:00Z"/>
        </w:rPr>
        <w:pPrChange w:id="36" w:author="Perez, Steeven" w:date="2020-07-03T14:01:00Z">
          <w:pPr>
            <w:pStyle w:val="Prrafodelista"/>
            <w:ind w:firstLine="696"/>
          </w:pPr>
        </w:pPrChange>
      </w:pPr>
    </w:p>
    <w:p w14:paraId="5049E597" w14:textId="77777777" w:rsidR="00412443" w:rsidRPr="00CD16D0" w:rsidRDefault="00412443">
      <w:pPr>
        <w:rPr>
          <w:rFonts w:ascii="Verdana" w:hAnsi="Verdana"/>
          <w:sz w:val="18"/>
          <w:szCs w:val="18"/>
          <w:rPrChange w:id="37" w:author="Perez, Steeven" w:date="2020-07-03T14:01:00Z">
            <w:rPr/>
          </w:rPrChange>
        </w:rPr>
        <w:pPrChange w:id="38" w:author="Perez, Steeven" w:date="2020-07-03T14:01:00Z">
          <w:pPr>
            <w:pStyle w:val="Prrafodelista"/>
            <w:ind w:firstLine="696"/>
          </w:pPr>
        </w:pPrChange>
      </w:pPr>
    </w:p>
    <w:p w14:paraId="5049E598" w14:textId="77777777" w:rsidR="00412443" w:rsidRPr="00D86B27" w:rsidRDefault="00412443">
      <w:pPr>
        <w:pStyle w:val="Prrafodelista"/>
        <w:rPr>
          <w:rFonts w:cstheme="minorHAnsi"/>
          <w:b/>
          <w:sz w:val="18"/>
          <w:szCs w:val="18"/>
        </w:rPr>
        <w:pPrChange w:id="39" w:author="Perez, Steeven" w:date="2020-07-03T14:01:00Z">
          <w:pPr>
            <w:pStyle w:val="Prrafodelista"/>
            <w:numPr>
              <w:numId w:val="1"/>
            </w:numPr>
            <w:ind w:hanging="360"/>
          </w:pPr>
        </w:pPrChange>
      </w:pPr>
      <w:proofErr w:type="spellStart"/>
      <w:r w:rsidRPr="00D86B27">
        <w:rPr>
          <w:rFonts w:cstheme="minorHAnsi"/>
          <w:b/>
          <w:sz w:val="18"/>
          <w:szCs w:val="18"/>
        </w:rPr>
        <w:t>Disv</w:t>
      </w:r>
      <w:proofErr w:type="spellEnd"/>
      <w:r w:rsidRPr="00D86B27">
        <w:rPr>
          <w:rFonts w:cstheme="minorHAnsi"/>
          <w:b/>
          <w:sz w:val="18"/>
          <w:szCs w:val="18"/>
        </w:rPr>
        <w:t xml:space="preserve"> </w:t>
      </w:r>
    </w:p>
    <w:p w14:paraId="5049E599" w14:textId="3A467B4D" w:rsidR="00412443" w:rsidRPr="00D86B27" w:rsidRDefault="00412443" w:rsidP="00412443">
      <w:pPr>
        <w:pStyle w:val="Prrafodelista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Es un documento generado por el exportador en el portal de módulo correspondiente (</w:t>
      </w:r>
      <w:proofErr w:type="spellStart"/>
      <w:r w:rsidRPr="00D86B27">
        <w:rPr>
          <w:rFonts w:cstheme="minorHAnsi"/>
          <w:sz w:val="18"/>
          <w:szCs w:val="18"/>
        </w:rPr>
        <w:t>Inarpi</w:t>
      </w:r>
      <w:proofErr w:type="spellEnd"/>
      <w:r w:rsidRPr="00D86B27">
        <w:rPr>
          <w:rFonts w:cstheme="minorHAnsi"/>
          <w:sz w:val="18"/>
          <w:szCs w:val="18"/>
        </w:rPr>
        <w:t xml:space="preserve">, </w:t>
      </w:r>
      <w:proofErr w:type="spellStart"/>
      <w:r w:rsidRPr="00D86B27">
        <w:rPr>
          <w:rFonts w:cstheme="minorHAnsi"/>
          <w:sz w:val="18"/>
          <w:szCs w:val="18"/>
        </w:rPr>
        <w:t>Contecon</w:t>
      </w:r>
      <w:proofErr w:type="spellEnd"/>
      <w:r w:rsidRPr="00D86B27">
        <w:rPr>
          <w:rFonts w:cstheme="minorHAnsi"/>
          <w:sz w:val="18"/>
          <w:szCs w:val="18"/>
        </w:rPr>
        <w:t xml:space="preserve">, </w:t>
      </w:r>
      <w:proofErr w:type="spellStart"/>
      <w:r w:rsidRPr="00D86B27">
        <w:rPr>
          <w:rFonts w:cstheme="minorHAnsi"/>
          <w:sz w:val="18"/>
          <w:szCs w:val="18"/>
        </w:rPr>
        <w:t>Naportec</w:t>
      </w:r>
      <w:proofErr w:type="spellEnd"/>
      <w:r w:rsidRPr="00D86B27">
        <w:rPr>
          <w:rFonts w:cstheme="minorHAnsi"/>
          <w:sz w:val="18"/>
          <w:szCs w:val="18"/>
        </w:rPr>
        <w:t xml:space="preserve">, </w:t>
      </w:r>
      <w:proofErr w:type="spellStart"/>
      <w:r w:rsidRPr="00D86B27">
        <w:rPr>
          <w:rFonts w:cstheme="minorHAnsi"/>
          <w:sz w:val="18"/>
          <w:szCs w:val="18"/>
        </w:rPr>
        <w:t>etc</w:t>
      </w:r>
      <w:proofErr w:type="spellEnd"/>
      <w:r w:rsidRPr="00D86B27">
        <w:rPr>
          <w:rFonts w:cstheme="minorHAnsi"/>
          <w:sz w:val="18"/>
          <w:szCs w:val="18"/>
        </w:rPr>
        <w:t>). El cual va a ser requerido para la entrada de la carga al puerto.</w:t>
      </w:r>
    </w:p>
    <w:p w14:paraId="5049E59A" w14:textId="77777777" w:rsidR="00412443" w:rsidRPr="00D86B27" w:rsidRDefault="00412443" w:rsidP="00412443">
      <w:pPr>
        <w:pStyle w:val="Prrafodelista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Incluye:</w:t>
      </w:r>
    </w:p>
    <w:p w14:paraId="5049E59B" w14:textId="619F2E3A" w:rsidR="00412443" w:rsidRPr="00D86B27" w:rsidRDefault="00412443" w:rsidP="00412443">
      <w:pPr>
        <w:pStyle w:val="Prrafodelista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 xml:space="preserve">           </w:t>
      </w:r>
      <w:proofErr w:type="spellStart"/>
      <w:r w:rsidRPr="00D86B27">
        <w:rPr>
          <w:rFonts w:cstheme="minorHAnsi"/>
          <w:sz w:val="18"/>
          <w:szCs w:val="18"/>
        </w:rPr>
        <w:t>Booking</w:t>
      </w:r>
      <w:proofErr w:type="spellEnd"/>
    </w:p>
    <w:p w14:paraId="5049E59C" w14:textId="77777777" w:rsidR="00412443" w:rsidRPr="00D86B27" w:rsidRDefault="00412443" w:rsidP="00412443">
      <w:pPr>
        <w:pStyle w:val="Prrafodelista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 xml:space="preserve">           Nombre del Consignatario</w:t>
      </w:r>
    </w:p>
    <w:p w14:paraId="5049E59D" w14:textId="77777777" w:rsidR="00412443" w:rsidRPr="00D86B27" w:rsidRDefault="00412443" w:rsidP="00412443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Naviera</w:t>
      </w:r>
    </w:p>
    <w:p w14:paraId="5049E59E" w14:textId="77777777" w:rsidR="00412443" w:rsidRPr="00D86B27" w:rsidRDefault="00412443" w:rsidP="00412443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Buque y/o viaje</w:t>
      </w:r>
    </w:p>
    <w:p w14:paraId="5049E59F" w14:textId="61C002A7" w:rsidR="00412443" w:rsidRPr="00D86B27" w:rsidRDefault="00412443" w:rsidP="00412443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Fecha y hora de la salida de planta</w:t>
      </w:r>
    </w:p>
    <w:p w14:paraId="5049E5A0" w14:textId="77777777" w:rsidR="00412443" w:rsidRPr="00D86B27" w:rsidRDefault="00412443" w:rsidP="00412443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Puerto de destino</w:t>
      </w:r>
    </w:p>
    <w:p w14:paraId="5049E5A1" w14:textId="77777777" w:rsidR="00412443" w:rsidRPr="00D86B27" w:rsidRDefault="00412443" w:rsidP="00412443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Tipo de Contenedor</w:t>
      </w:r>
    </w:p>
    <w:p w14:paraId="5049E5A2" w14:textId="77777777" w:rsidR="00412443" w:rsidRPr="00D86B27" w:rsidRDefault="00412443" w:rsidP="00412443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 xml:space="preserve">Cantidad de </w:t>
      </w:r>
      <w:r w:rsidR="00FA230A" w:rsidRPr="00D86B27">
        <w:rPr>
          <w:rFonts w:cstheme="minorHAnsi"/>
          <w:sz w:val="18"/>
          <w:szCs w:val="18"/>
        </w:rPr>
        <w:t>bultos</w:t>
      </w:r>
    </w:p>
    <w:p w14:paraId="5049E5A3" w14:textId="77777777" w:rsidR="00412443" w:rsidRPr="00D86B27" w:rsidRDefault="00412443" w:rsidP="00412443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 xml:space="preserve">Peso neto </w:t>
      </w:r>
    </w:p>
    <w:p w14:paraId="5049E5A4" w14:textId="77777777" w:rsidR="00412443" w:rsidRPr="00D86B27" w:rsidRDefault="00FA230A" w:rsidP="00412443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Tipo de producto</w:t>
      </w:r>
    </w:p>
    <w:p w14:paraId="5049E5A5" w14:textId="77777777" w:rsidR="00412443" w:rsidRPr="00D86B27" w:rsidRDefault="00412443" w:rsidP="00412443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Clasificación IMO</w:t>
      </w:r>
    </w:p>
    <w:p w14:paraId="5049E5A6" w14:textId="77777777" w:rsidR="00412443" w:rsidRPr="00D86B27" w:rsidRDefault="00412443" w:rsidP="00412443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Número de contenedor</w:t>
      </w:r>
    </w:p>
    <w:p w14:paraId="5049E5A7" w14:textId="0E333609" w:rsidR="00412443" w:rsidRPr="00D86B27" w:rsidRDefault="00412443" w:rsidP="00412443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Número de sellos (naviera y planta)</w:t>
      </w:r>
    </w:p>
    <w:p w14:paraId="5049E5A8" w14:textId="77777777" w:rsidR="00412443" w:rsidRPr="00D86B27" w:rsidRDefault="00FA230A" w:rsidP="00412443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Nombre y número de cédula del conductor</w:t>
      </w:r>
    </w:p>
    <w:p w14:paraId="5049E5A9" w14:textId="77777777" w:rsidR="00FA230A" w:rsidRPr="00D86B27" w:rsidRDefault="00FA230A" w:rsidP="00412443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Placa del vehículo</w:t>
      </w:r>
    </w:p>
    <w:p w14:paraId="5049E5AA" w14:textId="2191BF38" w:rsidR="00FA230A" w:rsidDel="00CD16D0" w:rsidRDefault="00FA230A" w:rsidP="00CD16D0">
      <w:pPr>
        <w:pStyle w:val="Prrafodelista"/>
        <w:ind w:firstLine="696"/>
        <w:rPr>
          <w:del w:id="40" w:author="Perez, Steeven" w:date="2020-07-03T14:01:00Z"/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Empresa de transporte Depósito</w:t>
      </w:r>
    </w:p>
    <w:p w14:paraId="6F618768" w14:textId="77777777" w:rsidR="00CD16D0" w:rsidRPr="00D86B27" w:rsidRDefault="00CD16D0" w:rsidP="00412443">
      <w:pPr>
        <w:pStyle w:val="Prrafodelista"/>
        <w:ind w:firstLine="696"/>
        <w:rPr>
          <w:ins w:id="41" w:author="Perez, Steeven" w:date="2020-07-03T14:03:00Z"/>
          <w:rFonts w:cstheme="minorHAnsi"/>
          <w:sz w:val="18"/>
          <w:szCs w:val="18"/>
        </w:rPr>
      </w:pPr>
    </w:p>
    <w:p w14:paraId="5049E5AB" w14:textId="77777777" w:rsidR="00412443" w:rsidRPr="00D86B27" w:rsidDel="00CD16D0" w:rsidRDefault="00412443" w:rsidP="00401DE2">
      <w:pPr>
        <w:pStyle w:val="Prrafodelista"/>
        <w:ind w:firstLine="696"/>
        <w:rPr>
          <w:del w:id="42" w:author="Perez, Steeven" w:date="2020-07-03T14:01:00Z"/>
          <w:rFonts w:cstheme="minorHAnsi"/>
          <w:sz w:val="18"/>
          <w:szCs w:val="18"/>
        </w:rPr>
      </w:pPr>
    </w:p>
    <w:p w14:paraId="5049E5AC" w14:textId="77777777" w:rsidR="000B5B21" w:rsidDel="00CD16D0" w:rsidRDefault="000B5B21" w:rsidP="000B5B21">
      <w:pPr>
        <w:pStyle w:val="Prrafodelista"/>
        <w:rPr>
          <w:del w:id="43" w:author="Perez, Steeven" w:date="2020-07-03T14:01:00Z"/>
          <w:rFonts w:ascii="Verdana" w:hAnsi="Verdana"/>
          <w:b/>
          <w:sz w:val="18"/>
          <w:szCs w:val="18"/>
        </w:rPr>
      </w:pPr>
    </w:p>
    <w:p w14:paraId="5049E5AD" w14:textId="77777777" w:rsidR="00D86B27" w:rsidRPr="00CD16D0" w:rsidRDefault="00D86B27">
      <w:pPr>
        <w:pStyle w:val="Prrafodelista"/>
        <w:ind w:firstLine="696"/>
        <w:pPrChange w:id="44" w:author="Perez, Steeven" w:date="2020-07-03T14:01:00Z">
          <w:pPr>
            <w:pStyle w:val="Prrafodelista"/>
          </w:pPr>
        </w:pPrChange>
      </w:pPr>
    </w:p>
    <w:p w14:paraId="5049E5AE" w14:textId="766EA68F" w:rsidR="000C3B79" w:rsidRPr="00D86B27" w:rsidRDefault="00CD16D0" w:rsidP="00F7203D">
      <w:pPr>
        <w:pStyle w:val="Prrafodelista"/>
        <w:numPr>
          <w:ilvl w:val="0"/>
          <w:numId w:val="1"/>
        </w:numPr>
        <w:rPr>
          <w:rFonts w:cstheme="minorHAnsi"/>
          <w:b/>
          <w:sz w:val="18"/>
          <w:szCs w:val="18"/>
        </w:rPr>
      </w:pPr>
      <w:r w:rsidRPr="00D86B27">
        <w:rPr>
          <w:rFonts w:cstheme="minorHAnsi"/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5049E5FF" wp14:editId="36D94EFF">
            <wp:simplePos x="0" y="0"/>
            <wp:positionH relativeFrom="column">
              <wp:posOffset>3635375</wp:posOffset>
            </wp:positionH>
            <wp:positionV relativeFrom="paragraph">
              <wp:posOffset>25400</wp:posOffset>
            </wp:positionV>
            <wp:extent cx="2743200" cy="3641090"/>
            <wp:effectExtent l="19050" t="19050" r="19050" b="1651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41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518E" w:rsidRPr="00D86B27">
        <w:rPr>
          <w:rFonts w:cstheme="minorHAnsi"/>
          <w:b/>
          <w:sz w:val="18"/>
          <w:szCs w:val="18"/>
        </w:rPr>
        <w:t xml:space="preserve">Bill </w:t>
      </w:r>
      <w:proofErr w:type="spellStart"/>
      <w:r w:rsidR="00A4518E" w:rsidRPr="00D86B27">
        <w:rPr>
          <w:rFonts w:cstheme="minorHAnsi"/>
          <w:b/>
          <w:sz w:val="18"/>
          <w:szCs w:val="18"/>
        </w:rPr>
        <w:t>of</w:t>
      </w:r>
      <w:proofErr w:type="spellEnd"/>
      <w:r w:rsidR="00A4518E" w:rsidRPr="00D86B27">
        <w:rPr>
          <w:rFonts w:cstheme="minorHAnsi"/>
          <w:b/>
          <w:sz w:val="18"/>
          <w:szCs w:val="18"/>
        </w:rPr>
        <w:t xml:space="preserve"> </w:t>
      </w:r>
      <w:proofErr w:type="spellStart"/>
      <w:r w:rsidR="00A4518E" w:rsidRPr="00D86B27">
        <w:rPr>
          <w:rFonts w:cstheme="minorHAnsi"/>
          <w:b/>
          <w:sz w:val="18"/>
          <w:szCs w:val="18"/>
        </w:rPr>
        <w:t>Landing</w:t>
      </w:r>
      <w:proofErr w:type="spellEnd"/>
    </w:p>
    <w:p w14:paraId="5049E5AF" w14:textId="172EF233" w:rsidR="00A4518E" w:rsidRPr="00D86B27" w:rsidRDefault="00AB7F23" w:rsidP="000C3B79">
      <w:pPr>
        <w:pStyle w:val="letraverdanamaschica"/>
        <w:shd w:val="clear" w:color="auto" w:fill="FFFFFF"/>
        <w:ind w:left="720"/>
        <w:rPr>
          <w:rFonts w:asciiTheme="minorHAnsi" w:hAnsiTheme="minorHAnsi" w:cstheme="minorHAnsi"/>
          <w:b/>
          <w:sz w:val="18"/>
          <w:szCs w:val="18"/>
        </w:rPr>
      </w:pPr>
      <w:r w:rsidRPr="00D86B27">
        <w:rPr>
          <w:rFonts w:asciiTheme="minorHAnsi" w:hAnsiTheme="minorHAnsi" w:cstheme="minorHAnsi"/>
          <w:sz w:val="18"/>
          <w:szCs w:val="18"/>
        </w:rPr>
        <w:t xml:space="preserve">Es el documento oficial de embarque, en el cual se detallan los datos </w:t>
      </w:r>
      <w:proofErr w:type="gramStart"/>
      <w:r w:rsidRPr="00D86B27">
        <w:rPr>
          <w:rFonts w:asciiTheme="minorHAnsi" w:hAnsiTheme="minorHAnsi" w:cstheme="minorHAnsi"/>
          <w:sz w:val="18"/>
          <w:szCs w:val="18"/>
        </w:rPr>
        <w:t>del mismo</w:t>
      </w:r>
      <w:proofErr w:type="gramEnd"/>
      <w:r w:rsidRPr="00D86B27">
        <w:rPr>
          <w:rFonts w:asciiTheme="minorHAnsi" w:hAnsiTheme="minorHAnsi" w:cstheme="minorHAnsi"/>
          <w:sz w:val="18"/>
          <w:szCs w:val="18"/>
        </w:rPr>
        <w:t>:</w:t>
      </w:r>
    </w:p>
    <w:p w14:paraId="5049E5B0" w14:textId="77777777" w:rsidR="00AB7F23" w:rsidRPr="00D86B27" w:rsidRDefault="00AB7F23" w:rsidP="00A4518E">
      <w:pPr>
        <w:pStyle w:val="Prrafodelista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ab/>
        <w:t>Datos del exportador y consignatario</w:t>
      </w:r>
    </w:p>
    <w:p w14:paraId="5049E5B1" w14:textId="503FFF8B" w:rsidR="00AB7F23" w:rsidRPr="00D86B27" w:rsidRDefault="00A4518E" w:rsidP="00AB7F23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Número de contenedor</w:t>
      </w:r>
    </w:p>
    <w:p w14:paraId="5049E5B2" w14:textId="50736821" w:rsidR="00AB7F23" w:rsidRPr="00D86B27" w:rsidRDefault="00AB7F23" w:rsidP="00AB7F23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Números de los sellos</w:t>
      </w:r>
    </w:p>
    <w:p w14:paraId="5049E5B3" w14:textId="167B5DCB" w:rsidR="00C26ED8" w:rsidRPr="00D86B27" w:rsidRDefault="00AB7F23" w:rsidP="00AB7F23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D</w:t>
      </w:r>
      <w:r w:rsidR="00A4518E" w:rsidRPr="00D86B27">
        <w:rPr>
          <w:rFonts w:cstheme="minorHAnsi"/>
          <w:sz w:val="18"/>
          <w:szCs w:val="18"/>
        </w:rPr>
        <w:t>escripción de la carga</w:t>
      </w:r>
    </w:p>
    <w:p w14:paraId="5049E5B4" w14:textId="11705E12" w:rsidR="00AB7F23" w:rsidRPr="00D86B27" w:rsidRDefault="00AB7F23" w:rsidP="00AB7F23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Partidas arancelarias</w:t>
      </w:r>
    </w:p>
    <w:p w14:paraId="5049E5B5" w14:textId="77777777" w:rsidR="00AB7F23" w:rsidRPr="00D86B27" w:rsidRDefault="00AB7F23" w:rsidP="00AB7F23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Bultos</w:t>
      </w:r>
      <w:r w:rsidR="006C660C" w:rsidRPr="00D86B27">
        <w:rPr>
          <w:rFonts w:cstheme="minorHAnsi"/>
          <w:sz w:val="18"/>
          <w:szCs w:val="18"/>
        </w:rPr>
        <w:t>, u</w:t>
      </w:r>
      <w:r w:rsidRPr="00D86B27">
        <w:rPr>
          <w:rFonts w:cstheme="minorHAnsi"/>
          <w:sz w:val="18"/>
          <w:szCs w:val="18"/>
        </w:rPr>
        <w:t>nidades</w:t>
      </w:r>
    </w:p>
    <w:p w14:paraId="5049E5B6" w14:textId="77777777" w:rsidR="00AB7F23" w:rsidRPr="00D86B27" w:rsidRDefault="00AB7F23" w:rsidP="00AB7F23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Viaje y buque</w:t>
      </w:r>
    </w:p>
    <w:p w14:paraId="5049E5B7" w14:textId="77777777" w:rsidR="00AB7F23" w:rsidRPr="00D86B27" w:rsidRDefault="006C660C" w:rsidP="00AB7F23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Puerto de zarpe y arribo</w:t>
      </w:r>
    </w:p>
    <w:p w14:paraId="5049E5B8" w14:textId="77777777" w:rsidR="006C660C" w:rsidRPr="00D86B27" w:rsidRDefault="006C660C" w:rsidP="00AB7F23">
      <w:pPr>
        <w:pStyle w:val="Prrafodelista"/>
        <w:ind w:firstLine="696"/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Fecha de zarpe</w:t>
      </w:r>
    </w:p>
    <w:p w14:paraId="5049E5B9" w14:textId="77777777" w:rsidR="00955DB4" w:rsidRDefault="00955DB4">
      <w:pPr>
        <w:rPr>
          <w:rFonts w:ascii="Verdana" w:hAnsi="Verdana"/>
          <w:sz w:val="18"/>
          <w:szCs w:val="18"/>
        </w:rPr>
      </w:pPr>
    </w:p>
    <w:p w14:paraId="5049E5BA" w14:textId="77777777" w:rsidR="00BD4E59" w:rsidRDefault="00BD4E59">
      <w:pPr>
        <w:rPr>
          <w:rFonts w:ascii="Verdana" w:hAnsi="Verdana"/>
          <w:sz w:val="18"/>
          <w:szCs w:val="18"/>
        </w:rPr>
      </w:pPr>
    </w:p>
    <w:p w14:paraId="5049E5BB" w14:textId="77777777" w:rsidR="00BD4E59" w:rsidRDefault="00BD4E59">
      <w:pPr>
        <w:rPr>
          <w:rFonts w:ascii="Verdana" w:hAnsi="Verdana"/>
          <w:sz w:val="18"/>
          <w:szCs w:val="18"/>
        </w:rPr>
      </w:pPr>
    </w:p>
    <w:p w14:paraId="5049E5BC" w14:textId="6B7BBD65" w:rsidR="00BD4E59" w:rsidRDefault="00BD4E59">
      <w:pPr>
        <w:rPr>
          <w:ins w:id="45" w:author="Perez, Steeven" w:date="2020-07-03T14:01:00Z"/>
          <w:rFonts w:ascii="Verdana" w:hAnsi="Verdana"/>
          <w:sz w:val="18"/>
          <w:szCs w:val="18"/>
        </w:rPr>
      </w:pPr>
    </w:p>
    <w:p w14:paraId="051DB9B1" w14:textId="6069614A" w:rsidR="00CD16D0" w:rsidRDefault="00CD16D0">
      <w:pPr>
        <w:rPr>
          <w:ins w:id="46" w:author="Perez, Steeven" w:date="2020-07-03T14:01:00Z"/>
          <w:rFonts w:ascii="Verdana" w:hAnsi="Verdana"/>
          <w:sz w:val="18"/>
          <w:szCs w:val="18"/>
        </w:rPr>
      </w:pPr>
    </w:p>
    <w:p w14:paraId="45C6313E" w14:textId="5F5BFDCD" w:rsidR="00CD16D0" w:rsidRDefault="00CD16D0">
      <w:pPr>
        <w:rPr>
          <w:ins w:id="47" w:author="Perez, Steeven" w:date="2020-07-03T14:01:00Z"/>
          <w:rFonts w:ascii="Verdana" w:hAnsi="Verdana"/>
          <w:sz w:val="18"/>
          <w:szCs w:val="18"/>
        </w:rPr>
      </w:pPr>
    </w:p>
    <w:p w14:paraId="672478FD" w14:textId="7D4261BD" w:rsidR="00CD16D0" w:rsidRDefault="00CD16D0">
      <w:pPr>
        <w:rPr>
          <w:ins w:id="48" w:author="Perez, Steeven" w:date="2020-07-03T14:01:00Z"/>
          <w:rFonts w:ascii="Verdana" w:hAnsi="Verdana"/>
          <w:sz w:val="18"/>
          <w:szCs w:val="18"/>
        </w:rPr>
      </w:pPr>
    </w:p>
    <w:p w14:paraId="76AC9C13" w14:textId="56EC6E07" w:rsidR="00CD16D0" w:rsidRDefault="00CD16D0">
      <w:pPr>
        <w:rPr>
          <w:ins w:id="49" w:author="Perez, Steeven" w:date="2020-07-03T14:01:00Z"/>
          <w:rFonts w:ascii="Verdana" w:hAnsi="Verdana"/>
          <w:sz w:val="18"/>
          <w:szCs w:val="18"/>
        </w:rPr>
      </w:pPr>
    </w:p>
    <w:p w14:paraId="4745D663" w14:textId="0DF8A8D3" w:rsidR="00CD16D0" w:rsidRDefault="00CD16D0">
      <w:pPr>
        <w:rPr>
          <w:ins w:id="50" w:author="Perez, Steeven" w:date="2020-07-03T14:03:00Z"/>
          <w:rFonts w:ascii="Verdana" w:hAnsi="Verdana"/>
          <w:sz w:val="18"/>
          <w:szCs w:val="18"/>
        </w:rPr>
      </w:pPr>
    </w:p>
    <w:p w14:paraId="17715749" w14:textId="4FE51290" w:rsidR="00CD16D0" w:rsidRDefault="00CD16D0">
      <w:pPr>
        <w:rPr>
          <w:ins w:id="51" w:author="Perez, Steeven" w:date="2020-07-03T14:03:00Z"/>
          <w:rFonts w:ascii="Verdana" w:hAnsi="Verdana"/>
          <w:sz w:val="18"/>
          <w:szCs w:val="18"/>
        </w:rPr>
      </w:pPr>
    </w:p>
    <w:p w14:paraId="2205FCE0" w14:textId="5AC2D9B1" w:rsidR="00CD16D0" w:rsidRDefault="00CD16D0">
      <w:pPr>
        <w:rPr>
          <w:ins w:id="52" w:author="Perez, Steeven" w:date="2020-07-03T14:03:00Z"/>
          <w:rFonts w:ascii="Verdana" w:hAnsi="Verdana"/>
          <w:sz w:val="18"/>
          <w:szCs w:val="18"/>
        </w:rPr>
      </w:pPr>
    </w:p>
    <w:p w14:paraId="00263D9C" w14:textId="56164923" w:rsidR="00CD16D0" w:rsidRDefault="00CD16D0">
      <w:pPr>
        <w:rPr>
          <w:ins w:id="53" w:author="Perez, Steeven" w:date="2020-07-03T14:03:00Z"/>
          <w:rFonts w:ascii="Verdana" w:hAnsi="Verdana"/>
          <w:sz w:val="18"/>
          <w:szCs w:val="18"/>
        </w:rPr>
      </w:pPr>
    </w:p>
    <w:p w14:paraId="300097CA" w14:textId="21CBDA9B" w:rsidR="00CD16D0" w:rsidRDefault="00CD16D0">
      <w:pPr>
        <w:rPr>
          <w:ins w:id="54" w:author="Perez, Steeven" w:date="2020-07-03T14:03:00Z"/>
          <w:rFonts w:ascii="Verdana" w:hAnsi="Verdana"/>
          <w:sz w:val="18"/>
          <w:szCs w:val="18"/>
        </w:rPr>
      </w:pPr>
    </w:p>
    <w:p w14:paraId="248E24F5" w14:textId="7C2C8AC4" w:rsidR="00CD16D0" w:rsidRDefault="00CD16D0">
      <w:pPr>
        <w:rPr>
          <w:ins w:id="55" w:author="Perez, Steeven" w:date="2020-07-03T14:03:00Z"/>
          <w:rFonts w:ascii="Verdana" w:hAnsi="Verdana"/>
          <w:sz w:val="18"/>
          <w:szCs w:val="18"/>
        </w:rPr>
      </w:pPr>
    </w:p>
    <w:p w14:paraId="53D47125" w14:textId="180580AB" w:rsidR="00CD16D0" w:rsidRDefault="00CD16D0">
      <w:pPr>
        <w:rPr>
          <w:ins w:id="56" w:author="Perez, Steeven" w:date="2020-07-03T14:03:00Z"/>
          <w:rFonts w:ascii="Verdana" w:hAnsi="Verdana"/>
          <w:sz w:val="18"/>
          <w:szCs w:val="18"/>
        </w:rPr>
      </w:pPr>
    </w:p>
    <w:p w14:paraId="2625ED00" w14:textId="1801DA6A" w:rsidR="00CD16D0" w:rsidRDefault="00CD16D0">
      <w:pPr>
        <w:rPr>
          <w:ins w:id="57" w:author="Perez, Steeven" w:date="2020-07-03T14:03:00Z"/>
          <w:rFonts w:ascii="Verdana" w:hAnsi="Verdana"/>
          <w:sz w:val="18"/>
          <w:szCs w:val="18"/>
        </w:rPr>
      </w:pPr>
    </w:p>
    <w:p w14:paraId="1A24DDF1" w14:textId="13631A54" w:rsidR="00CD16D0" w:rsidRDefault="00CD16D0">
      <w:pPr>
        <w:rPr>
          <w:ins w:id="58" w:author="Perez, Steeven" w:date="2020-07-03T14:03:00Z"/>
          <w:rFonts w:ascii="Verdana" w:hAnsi="Verdana"/>
          <w:sz w:val="18"/>
          <w:szCs w:val="18"/>
        </w:rPr>
      </w:pPr>
    </w:p>
    <w:p w14:paraId="5BF5CFB2" w14:textId="77777777" w:rsidR="00CD16D0" w:rsidRDefault="00CD16D0">
      <w:pPr>
        <w:rPr>
          <w:rFonts w:ascii="Verdana" w:hAnsi="Verdana"/>
          <w:sz w:val="18"/>
          <w:szCs w:val="18"/>
        </w:rPr>
      </w:pPr>
    </w:p>
    <w:p w14:paraId="5049E5BD" w14:textId="7A198FF0" w:rsidR="00955DB4" w:rsidRDefault="00955DB4" w:rsidP="006C660C">
      <w:pPr>
        <w:jc w:val="center"/>
        <w:rPr>
          <w:ins w:id="59" w:author="Olvera, Fernanda" w:date="2020-08-11T12:16:00Z"/>
          <w:rFonts w:cstheme="minorHAnsi"/>
          <w:b/>
        </w:rPr>
      </w:pPr>
      <w:r w:rsidRPr="00D86B27">
        <w:rPr>
          <w:rFonts w:cstheme="minorHAnsi"/>
          <w:b/>
        </w:rPr>
        <w:lastRenderedPageBreak/>
        <w:t xml:space="preserve">Lista </w:t>
      </w:r>
      <w:r w:rsidR="00E0247B" w:rsidRPr="00D86B27">
        <w:rPr>
          <w:rFonts w:cstheme="minorHAnsi"/>
          <w:b/>
        </w:rPr>
        <w:t>d</w:t>
      </w:r>
      <w:r w:rsidRPr="00D86B27">
        <w:rPr>
          <w:rFonts w:cstheme="minorHAnsi"/>
          <w:b/>
        </w:rPr>
        <w:t>e firmas y sellos en exportación</w:t>
      </w:r>
    </w:p>
    <w:p w14:paraId="41B3F21C" w14:textId="77777777" w:rsidR="00025BF3" w:rsidRPr="00D86B27" w:rsidRDefault="00025BF3" w:rsidP="006C660C">
      <w:pPr>
        <w:jc w:val="center"/>
        <w:rPr>
          <w:rFonts w:cstheme="minorHAnsi"/>
          <w:b/>
        </w:rPr>
      </w:pPr>
    </w:p>
    <w:p w14:paraId="5049E5BE" w14:textId="5D21C6B4" w:rsidR="00E0247B" w:rsidRDefault="00485771" w:rsidP="00BD4E59">
      <w:pPr>
        <w:jc w:val="center"/>
        <w:rPr>
          <w:ins w:id="60" w:author="Olvera, Fernanda" w:date="2020-08-11T12:15:00Z"/>
          <w:rFonts w:ascii="Verdana" w:hAnsi="Verdana"/>
          <w:sz w:val="18"/>
          <w:szCs w:val="18"/>
        </w:rPr>
      </w:pPr>
      <w:ins w:id="61" w:author="Olvera, Fernanda" w:date="2021-07-21T12:34:00Z">
        <w:r>
          <w:rPr>
            <w:noProof/>
          </w:rPr>
          <w:drawing>
            <wp:inline distT="0" distB="0" distL="0" distR="0" wp14:anchorId="73D0D289" wp14:editId="2D29C83C">
              <wp:extent cx="5972175" cy="5715000"/>
              <wp:effectExtent l="0" t="0" r="9525" b="0"/>
              <wp:docPr id="19" name="Imagen 19" descr="Tabla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" name="Imagen 19" descr="Tabla&#10;&#10;Descripción generada automáticamente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72175" cy="5715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62" w:author="Perez, Steeven" w:date="2020-07-03T14:04:00Z">
        <w:del w:id="63" w:author="Olvera, Fernanda" w:date="2020-08-11T12:15:00Z">
          <w:r w:rsidR="00CD16D0" w:rsidDel="009745E8">
            <w:rPr>
              <w:rFonts w:cstheme="minorHAnsi"/>
              <w:b/>
              <w:noProof/>
            </w:rPr>
            <w:drawing>
              <wp:anchor distT="0" distB="0" distL="114300" distR="114300" simplePos="0" relativeHeight="251663872" behindDoc="0" locked="0" layoutInCell="1" allowOverlap="1" wp14:anchorId="77EE0191" wp14:editId="1461BEF6">
                <wp:simplePos x="0" y="0"/>
                <wp:positionH relativeFrom="column">
                  <wp:posOffset>697865</wp:posOffset>
                </wp:positionH>
                <wp:positionV relativeFrom="paragraph">
                  <wp:posOffset>44449</wp:posOffset>
                </wp:positionV>
                <wp:extent cx="809202" cy="219075"/>
                <wp:effectExtent l="0" t="0" r="0" b="0"/>
                <wp:wrapNone/>
                <wp:docPr id="16" name="Imagen 16" descr="Imagen que contiene dibuj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 Oficial TC Trilex.png"/>
                        <pic:cNvPicPr/>
                      </pic:nvPicPr>
                      <pic:blipFill>
                        <a:blip r:embed="rId1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918" cy="221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del>
      </w:ins>
      <w:del w:id="64" w:author="Olvera, Fernanda" w:date="2020-08-11T12:15:00Z">
        <w:r w:rsidR="00E44FBF" w:rsidRPr="00401DE2" w:rsidDel="009745E8">
          <w:rPr>
            <w:rFonts w:ascii="Verdana" w:hAnsi="Verdana"/>
            <w:noProof/>
            <w:sz w:val="18"/>
            <w:szCs w:val="18"/>
          </w:rPr>
          <w:drawing>
            <wp:inline distT="0" distB="0" distL="0" distR="0" wp14:anchorId="5049E601" wp14:editId="5C4CB8D2">
              <wp:extent cx="5219700" cy="3659918"/>
              <wp:effectExtent l="19050" t="19050" r="19050" b="17145"/>
              <wp:docPr id="12" name="Imagen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9"/>
                      <a:srcRect l="1602" t="20312" r="44289" b="12232"/>
                      <a:stretch/>
                    </pic:blipFill>
                    <pic:spPr bwMode="auto">
                      <a:xfrm>
                        <a:off x="0" y="0"/>
                        <a:ext cx="5225334" cy="3663868"/>
                      </a:xfrm>
                      <a:prstGeom prst="rect">
                        <a:avLst/>
                      </a:prstGeom>
                      <a:ln w="3175">
                        <a:solidFill>
                          <a:schemeClr val="tx1"/>
                        </a:solidFill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33F8E606" w14:textId="0EF3F142" w:rsidR="009745E8" w:rsidRDefault="009745E8" w:rsidP="00BD4E59">
      <w:pPr>
        <w:jc w:val="center"/>
        <w:rPr>
          <w:ins w:id="65" w:author="Olvera, Fernanda" w:date="2020-08-11T12:15:00Z"/>
          <w:rFonts w:ascii="Verdana" w:hAnsi="Verdana"/>
          <w:sz w:val="18"/>
          <w:szCs w:val="18"/>
        </w:rPr>
      </w:pPr>
    </w:p>
    <w:p w14:paraId="3F7B3011" w14:textId="73EFD3C4" w:rsidR="009745E8" w:rsidRDefault="009745E8" w:rsidP="00BD4E59">
      <w:pPr>
        <w:jc w:val="center"/>
        <w:rPr>
          <w:ins w:id="66" w:author="Olvera, Fernanda" w:date="2020-08-11T12:15:00Z"/>
          <w:rFonts w:ascii="Verdana" w:hAnsi="Verdana"/>
          <w:sz w:val="18"/>
          <w:szCs w:val="18"/>
        </w:rPr>
      </w:pPr>
    </w:p>
    <w:p w14:paraId="529BED01" w14:textId="42E0214B" w:rsidR="009745E8" w:rsidRDefault="009745E8" w:rsidP="00BD4E59">
      <w:pPr>
        <w:jc w:val="center"/>
        <w:rPr>
          <w:ins w:id="67" w:author="Olvera, Fernanda" w:date="2020-08-11T12:15:00Z"/>
          <w:rFonts w:ascii="Verdana" w:hAnsi="Verdana"/>
          <w:sz w:val="18"/>
          <w:szCs w:val="18"/>
        </w:rPr>
      </w:pPr>
    </w:p>
    <w:p w14:paraId="39D1B40B" w14:textId="77777777" w:rsidR="009745E8" w:rsidRPr="00401DE2" w:rsidRDefault="009745E8">
      <w:pPr>
        <w:rPr>
          <w:rFonts w:ascii="Verdana" w:hAnsi="Verdana"/>
          <w:sz w:val="18"/>
          <w:szCs w:val="18"/>
        </w:rPr>
        <w:pPrChange w:id="68" w:author="Olvera, Fernanda" w:date="2021-07-21T12:34:00Z">
          <w:pPr>
            <w:jc w:val="center"/>
          </w:pPr>
        </w:pPrChange>
      </w:pPr>
    </w:p>
    <w:p w14:paraId="5049E5BF" w14:textId="365637AF" w:rsidR="00955DB4" w:rsidDel="00025BF3" w:rsidRDefault="00955DB4">
      <w:pPr>
        <w:rPr>
          <w:ins w:id="69" w:author="Perez, Steeven" w:date="2020-07-03T14:04:00Z"/>
          <w:del w:id="70" w:author="Olvera, Fernanda" w:date="2020-08-11T12:16:00Z"/>
          <w:rFonts w:ascii="Verdana" w:hAnsi="Verdana"/>
          <w:sz w:val="18"/>
          <w:szCs w:val="18"/>
        </w:rPr>
      </w:pPr>
    </w:p>
    <w:p w14:paraId="24A2F8B0" w14:textId="77777777" w:rsidR="00CD16D0" w:rsidRPr="00401DE2" w:rsidRDefault="00CD16D0">
      <w:pPr>
        <w:rPr>
          <w:rFonts w:ascii="Verdana" w:hAnsi="Verdana"/>
          <w:sz w:val="18"/>
          <w:szCs w:val="18"/>
        </w:rPr>
      </w:pPr>
    </w:p>
    <w:p w14:paraId="5049E5C0" w14:textId="05579C3E" w:rsidR="00955DB4" w:rsidRPr="00D86B27" w:rsidRDefault="00094C61" w:rsidP="006C660C">
      <w:pPr>
        <w:jc w:val="center"/>
        <w:rPr>
          <w:rFonts w:cstheme="minorHAnsi"/>
          <w:b/>
        </w:rPr>
      </w:pPr>
      <w:del w:id="71" w:author="Olvera, Fernanda" w:date="2021-07-21T12:35:00Z">
        <w:r w:rsidRPr="00D86B27" w:rsidDel="00E27300">
          <w:rPr>
            <w:rFonts w:cstheme="minorHAnsi"/>
            <w:noProof/>
          </w:rPr>
          <w:drawing>
            <wp:anchor distT="0" distB="0" distL="114300" distR="114300" simplePos="0" relativeHeight="251658752" behindDoc="0" locked="0" layoutInCell="1" allowOverlap="1" wp14:anchorId="5049E603" wp14:editId="0D11AB0D">
              <wp:simplePos x="0" y="0"/>
              <wp:positionH relativeFrom="column">
                <wp:posOffset>3453765</wp:posOffset>
              </wp:positionH>
              <wp:positionV relativeFrom="paragraph">
                <wp:posOffset>-48895</wp:posOffset>
              </wp:positionV>
              <wp:extent cx="2889885" cy="2468880"/>
              <wp:effectExtent l="19050" t="19050" r="24765" b="26670"/>
              <wp:wrapSquare wrapText="bothSides"/>
              <wp:docPr id="8" name="Imagen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89885" cy="2468880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  <w:r w:rsidR="00955DB4" w:rsidRPr="00D86B27">
        <w:rPr>
          <w:rFonts w:cstheme="minorHAnsi"/>
          <w:b/>
        </w:rPr>
        <w:t>Mecanismo de identificación de conductores</w:t>
      </w:r>
    </w:p>
    <w:p w14:paraId="5049E5C1" w14:textId="77777777" w:rsidR="004C78AC" w:rsidRPr="00D86B27" w:rsidRDefault="00AE7154">
      <w:pPr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El embarcador nos comunica ví</w:t>
      </w:r>
      <w:r w:rsidR="004C78AC" w:rsidRPr="00D86B27">
        <w:rPr>
          <w:rFonts w:cstheme="minorHAnsi"/>
          <w:sz w:val="18"/>
          <w:szCs w:val="18"/>
        </w:rPr>
        <w:t>a email los datos del contenedor</w:t>
      </w:r>
      <w:r w:rsidR="000C3B79" w:rsidRPr="00D86B27">
        <w:rPr>
          <w:rFonts w:cstheme="minorHAnsi"/>
          <w:sz w:val="18"/>
          <w:szCs w:val="18"/>
        </w:rPr>
        <w:t>:</w:t>
      </w:r>
    </w:p>
    <w:p w14:paraId="5049E5C2" w14:textId="77777777" w:rsidR="000C3B79" w:rsidRPr="00D86B27" w:rsidRDefault="000C3B79" w:rsidP="000C3B79">
      <w:pPr>
        <w:pStyle w:val="Prrafodelista"/>
        <w:numPr>
          <w:ilvl w:val="0"/>
          <w:numId w:val="1"/>
        </w:numPr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N</w:t>
      </w:r>
      <w:r w:rsidR="004C78AC" w:rsidRPr="00D86B27">
        <w:rPr>
          <w:rFonts w:cstheme="minorHAnsi"/>
          <w:sz w:val="18"/>
          <w:szCs w:val="18"/>
        </w:rPr>
        <w:t>ombre del chofer</w:t>
      </w:r>
    </w:p>
    <w:p w14:paraId="5049E5C3" w14:textId="77777777" w:rsidR="004C78AC" w:rsidRPr="00D86B27" w:rsidRDefault="004C78AC" w:rsidP="000C3B79">
      <w:pPr>
        <w:pStyle w:val="Prrafodelista"/>
        <w:numPr>
          <w:ilvl w:val="0"/>
          <w:numId w:val="1"/>
        </w:numPr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N</w:t>
      </w:r>
      <w:r w:rsidR="000C3B79" w:rsidRPr="00D86B27">
        <w:rPr>
          <w:rFonts w:cstheme="minorHAnsi"/>
          <w:sz w:val="18"/>
          <w:szCs w:val="18"/>
        </w:rPr>
        <w:t>ú</w:t>
      </w:r>
      <w:r w:rsidRPr="00D86B27">
        <w:rPr>
          <w:rFonts w:cstheme="minorHAnsi"/>
          <w:sz w:val="18"/>
          <w:szCs w:val="18"/>
        </w:rPr>
        <w:t>mero de cedula</w:t>
      </w:r>
    </w:p>
    <w:p w14:paraId="5049E5C4" w14:textId="77777777" w:rsidR="004C78AC" w:rsidRPr="00D86B27" w:rsidRDefault="000C3B79" w:rsidP="000C3B79">
      <w:pPr>
        <w:pStyle w:val="Prrafodelista"/>
        <w:numPr>
          <w:ilvl w:val="0"/>
          <w:numId w:val="1"/>
        </w:numPr>
        <w:rPr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Número</w:t>
      </w:r>
      <w:r w:rsidR="004C78AC" w:rsidRPr="00D86B27">
        <w:rPr>
          <w:rFonts w:cstheme="minorHAnsi"/>
          <w:sz w:val="18"/>
          <w:szCs w:val="18"/>
        </w:rPr>
        <w:t xml:space="preserve"> de placa del camión</w:t>
      </w:r>
    </w:p>
    <w:p w14:paraId="5049E5C5" w14:textId="0F04E9A3" w:rsidR="004C78AC" w:rsidRDefault="000C3B79" w:rsidP="000C3B79">
      <w:pPr>
        <w:pStyle w:val="Prrafodelista"/>
        <w:numPr>
          <w:ilvl w:val="0"/>
          <w:numId w:val="1"/>
        </w:numPr>
        <w:rPr>
          <w:ins w:id="72" w:author="Olvera, Fernanda" w:date="2020-08-11T12:31:00Z"/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Número</w:t>
      </w:r>
      <w:r w:rsidR="004C78AC" w:rsidRPr="00D86B27">
        <w:rPr>
          <w:rFonts w:cstheme="minorHAnsi"/>
          <w:sz w:val="18"/>
          <w:szCs w:val="18"/>
        </w:rPr>
        <w:t xml:space="preserve"> de contenedor</w:t>
      </w:r>
    </w:p>
    <w:p w14:paraId="4A83DBF2" w14:textId="7F5229B0" w:rsidR="00D718F8" w:rsidRDefault="00E27300" w:rsidP="00D718F8">
      <w:pPr>
        <w:rPr>
          <w:ins w:id="73" w:author="Olvera, Fernanda" w:date="2020-08-11T12:31:00Z"/>
          <w:rFonts w:cstheme="minorHAnsi"/>
          <w:sz w:val="18"/>
          <w:szCs w:val="18"/>
        </w:rPr>
      </w:pPr>
      <w:ins w:id="74" w:author="Olvera, Fernanda" w:date="2021-07-21T12:35:00Z">
        <w:r>
          <w:rPr>
            <w:noProof/>
          </w:rPr>
          <w:drawing>
            <wp:inline distT="0" distB="0" distL="0" distR="0" wp14:anchorId="0E1633AF" wp14:editId="4ACAAA96">
              <wp:extent cx="6480810" cy="3583305"/>
              <wp:effectExtent l="0" t="0" r="0" b="0"/>
              <wp:docPr id="21" name="Imagen 21" descr="Interfaz de usuario gráfica, Texto, Aplicación, Correo electrónico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" name="Imagen 21" descr="Interfaz de usuario gráfica, Texto, Aplicación, Correo electrónico&#10;&#10;Descripción generada automáticamente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80810" cy="35833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770A23C" w14:textId="670CCA6F" w:rsidR="00D718F8" w:rsidRDefault="00D718F8" w:rsidP="00D718F8">
      <w:pPr>
        <w:rPr>
          <w:ins w:id="75" w:author="Olvera, Fernanda" w:date="2020-08-11T12:31:00Z"/>
          <w:rFonts w:cstheme="minorHAnsi"/>
          <w:sz w:val="18"/>
          <w:szCs w:val="18"/>
        </w:rPr>
      </w:pPr>
    </w:p>
    <w:p w14:paraId="70BF0114" w14:textId="6A9946A9" w:rsidR="00D718F8" w:rsidRDefault="00D718F8" w:rsidP="00D718F8">
      <w:pPr>
        <w:rPr>
          <w:ins w:id="76" w:author="Olvera, Fernanda" w:date="2020-08-11T12:31:00Z"/>
          <w:rFonts w:cstheme="minorHAnsi"/>
          <w:sz w:val="18"/>
          <w:szCs w:val="18"/>
        </w:rPr>
      </w:pPr>
    </w:p>
    <w:p w14:paraId="1538BEE7" w14:textId="5BFF1295" w:rsidR="00D718F8" w:rsidRDefault="00D718F8">
      <w:pPr>
        <w:rPr>
          <w:ins w:id="77" w:author="Olvera, Fernanda" w:date="2021-07-21T12:35:00Z"/>
          <w:rFonts w:cstheme="minorHAnsi"/>
          <w:sz w:val="18"/>
          <w:szCs w:val="18"/>
        </w:rPr>
      </w:pPr>
    </w:p>
    <w:p w14:paraId="6378D304" w14:textId="7F47ACA4" w:rsidR="00E27300" w:rsidRDefault="00E27300">
      <w:pPr>
        <w:rPr>
          <w:ins w:id="78" w:author="Olvera, Fernanda" w:date="2021-07-21T12:35:00Z"/>
          <w:rFonts w:cstheme="minorHAnsi"/>
          <w:sz w:val="18"/>
          <w:szCs w:val="18"/>
        </w:rPr>
      </w:pPr>
    </w:p>
    <w:p w14:paraId="7BB6FC5F" w14:textId="77777777" w:rsidR="00E27300" w:rsidRPr="00D718F8" w:rsidRDefault="00E27300">
      <w:pPr>
        <w:rPr>
          <w:rFonts w:cstheme="minorHAnsi"/>
          <w:sz w:val="18"/>
          <w:szCs w:val="18"/>
          <w:rPrChange w:id="79" w:author="Olvera, Fernanda" w:date="2020-08-11T12:31:00Z">
            <w:rPr/>
          </w:rPrChange>
        </w:rPr>
        <w:pPrChange w:id="80" w:author="Olvera, Fernanda" w:date="2020-08-11T12:31:00Z">
          <w:pPr>
            <w:pStyle w:val="Prrafodelista"/>
            <w:numPr>
              <w:numId w:val="1"/>
            </w:numPr>
            <w:ind w:hanging="360"/>
          </w:pPr>
        </w:pPrChange>
      </w:pPr>
    </w:p>
    <w:p w14:paraId="5049E5C6" w14:textId="406B2F53" w:rsidR="00BD4E59" w:rsidDel="00A821AA" w:rsidRDefault="00BD4E59">
      <w:pPr>
        <w:rPr>
          <w:del w:id="81" w:author="Olvera, Fernanda" w:date="2020-08-11T12:16:00Z"/>
          <w:rFonts w:ascii="Verdana" w:hAnsi="Verdana"/>
          <w:sz w:val="18"/>
          <w:szCs w:val="18"/>
        </w:rPr>
      </w:pPr>
    </w:p>
    <w:p w14:paraId="6B035D97" w14:textId="7B2A4CE8" w:rsidR="00A821AA" w:rsidRDefault="00A821AA">
      <w:pPr>
        <w:rPr>
          <w:ins w:id="82" w:author="Olvera, Fernanda" w:date="2020-08-11T12:57:00Z"/>
          <w:rFonts w:ascii="Verdana" w:hAnsi="Verdana"/>
          <w:sz w:val="18"/>
          <w:szCs w:val="18"/>
        </w:rPr>
      </w:pPr>
    </w:p>
    <w:p w14:paraId="20D56595" w14:textId="77777777" w:rsidR="00A821AA" w:rsidRPr="00D718F8" w:rsidRDefault="00A821AA">
      <w:pPr>
        <w:rPr>
          <w:ins w:id="83" w:author="Olvera, Fernanda" w:date="2020-08-11T12:57:00Z"/>
          <w:rFonts w:ascii="Verdana" w:hAnsi="Verdana"/>
          <w:sz w:val="18"/>
          <w:szCs w:val="18"/>
          <w:rPrChange w:id="84" w:author="Olvera, Fernanda" w:date="2020-08-11T12:31:00Z">
            <w:rPr>
              <w:ins w:id="85" w:author="Olvera, Fernanda" w:date="2020-08-11T12:57:00Z"/>
            </w:rPr>
          </w:rPrChange>
        </w:rPr>
        <w:pPrChange w:id="86" w:author="Olvera, Fernanda" w:date="2020-08-11T12:31:00Z">
          <w:pPr>
            <w:pStyle w:val="Prrafodelista"/>
            <w:numPr>
              <w:numId w:val="1"/>
            </w:numPr>
            <w:ind w:hanging="360"/>
          </w:pPr>
        </w:pPrChange>
      </w:pPr>
    </w:p>
    <w:p w14:paraId="5049E5C7" w14:textId="77777777" w:rsidR="00900B42" w:rsidRPr="00E6013A" w:rsidDel="00CD16D0" w:rsidRDefault="00900B42">
      <w:pPr>
        <w:rPr>
          <w:del w:id="87" w:author="Perez, Steeven" w:date="2020-07-03T14:06:00Z"/>
        </w:rPr>
      </w:pPr>
    </w:p>
    <w:p w14:paraId="5049E5C8" w14:textId="77777777" w:rsidR="00032EF3" w:rsidRPr="00401DE2" w:rsidDel="00CD16D0" w:rsidRDefault="00032EF3">
      <w:pPr>
        <w:rPr>
          <w:del w:id="88" w:author="Perez, Steeven" w:date="2020-07-03T14:06:00Z"/>
        </w:rPr>
      </w:pPr>
    </w:p>
    <w:p w14:paraId="5049E5C9" w14:textId="77777777" w:rsidR="00087906" w:rsidDel="00E6013A" w:rsidRDefault="00087906">
      <w:pPr>
        <w:rPr>
          <w:del w:id="89" w:author="Olvera, Fernanda" w:date="2020-08-11T12:16:00Z"/>
        </w:rPr>
      </w:pPr>
    </w:p>
    <w:p w14:paraId="5FDDC6F7" w14:textId="77777777" w:rsidR="00E6013A" w:rsidDel="00E6013A" w:rsidRDefault="00E6013A">
      <w:pPr>
        <w:rPr>
          <w:del w:id="90" w:author="Olvera, Fernanda" w:date="2020-08-11T12:16:00Z"/>
        </w:rPr>
      </w:pPr>
    </w:p>
    <w:p w14:paraId="5049E5CB" w14:textId="4BF7AFA5" w:rsidR="00900B42" w:rsidRPr="00D86B27" w:rsidRDefault="009E1AE5">
      <w:pPr>
        <w:rPr>
          <w:rFonts w:cstheme="minorHAnsi"/>
        </w:rPr>
      </w:pPr>
      <w:r w:rsidRPr="00D86B27">
        <w:rPr>
          <w:rFonts w:cstheme="minorHAnsi"/>
        </w:rPr>
        <w:t>E</w:t>
      </w:r>
      <w:r w:rsidR="00087906" w:rsidRPr="00D86B27">
        <w:rPr>
          <w:rFonts w:cstheme="minorHAnsi"/>
        </w:rPr>
        <w:t>sta información es comunicada a</w:t>
      </w:r>
      <w:ins w:id="91" w:author="Perez, Steeven" w:date="2020-07-03T14:07:00Z">
        <w:r w:rsidR="00CD16D0">
          <w:rPr>
            <w:rFonts w:cstheme="minorHAnsi"/>
          </w:rPr>
          <w:t xml:space="preserve"> Despacho de producto Terminado.</w:t>
        </w:r>
      </w:ins>
      <w:del w:id="92" w:author="Perez, Steeven" w:date="2020-07-03T14:07:00Z">
        <w:r w:rsidR="00087906" w:rsidRPr="00D86B27" w:rsidDel="00CD16D0">
          <w:rPr>
            <w:rFonts w:cstheme="minorHAnsi"/>
          </w:rPr>
          <w:delText xml:space="preserve">l Centro de Distribución </w:delText>
        </w:r>
        <w:r w:rsidRPr="00D86B27" w:rsidDel="00CD16D0">
          <w:rPr>
            <w:rFonts w:cstheme="minorHAnsi"/>
          </w:rPr>
          <w:delText>para que ellos verifiquen la exactitud de la misma</w:delText>
        </w:r>
        <w:r w:rsidR="000C3B79" w:rsidRPr="00D86B27" w:rsidDel="00CD16D0">
          <w:rPr>
            <w:rFonts w:cstheme="minorHAnsi"/>
          </w:rPr>
          <w:delText>.</w:delText>
        </w:r>
        <w:r w:rsidR="00087906" w:rsidRPr="00D86B27" w:rsidDel="00CD16D0">
          <w:rPr>
            <w:rFonts w:cstheme="minorHAnsi"/>
            <w:noProof/>
          </w:rPr>
          <w:delText xml:space="preserve"> </w:delText>
        </w:r>
      </w:del>
    </w:p>
    <w:p w14:paraId="5049E5CC" w14:textId="35FCBED3" w:rsidR="00087906" w:rsidRDefault="00087906" w:rsidP="00087906">
      <w:pPr>
        <w:jc w:val="center"/>
        <w:rPr>
          <w:ins w:id="93" w:author="Perez, Steeven" w:date="2020-07-03T14:06:00Z"/>
          <w:rFonts w:ascii="Verdana" w:hAnsi="Verdana"/>
          <w:sz w:val="18"/>
          <w:szCs w:val="18"/>
        </w:rPr>
      </w:pPr>
    </w:p>
    <w:p w14:paraId="418EC200" w14:textId="2A73BE4A" w:rsidR="00CD16D0" w:rsidRDefault="00ED3D0E" w:rsidP="00087906">
      <w:pPr>
        <w:jc w:val="center"/>
        <w:rPr>
          <w:ins w:id="94" w:author="Perez, Steeven" w:date="2020-07-03T14:06:00Z"/>
          <w:rFonts w:ascii="Verdana" w:hAnsi="Verdana"/>
          <w:sz w:val="18"/>
          <w:szCs w:val="18"/>
        </w:rPr>
      </w:pPr>
      <w:ins w:id="95" w:author="Olvera, Fernanda" w:date="2021-07-21T12:37:00Z">
        <w:r>
          <w:rPr>
            <w:noProof/>
          </w:rPr>
          <w:drawing>
            <wp:inline distT="0" distB="0" distL="0" distR="0" wp14:anchorId="3557E291" wp14:editId="0D75F0A8">
              <wp:extent cx="6480810" cy="3157220"/>
              <wp:effectExtent l="0" t="0" r="0" b="5080"/>
              <wp:docPr id="24" name="Imagen 24" descr="Interfaz de usuario gráfica, Texto, Aplicación, Correo electrónico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4" name="Imagen 24" descr="Interfaz de usuario gráfica, Texto, Aplicación, Correo electrónico&#10;&#10;Descripción generada automáticamente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80810" cy="31572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1A66490" w14:textId="073BF27D" w:rsidR="00CD16D0" w:rsidRDefault="00CD16D0" w:rsidP="00087906">
      <w:pPr>
        <w:jc w:val="center"/>
        <w:rPr>
          <w:ins w:id="96" w:author="Perez, Steeven" w:date="2020-07-03T14:06:00Z"/>
          <w:rFonts w:ascii="Verdana" w:hAnsi="Verdana"/>
          <w:sz w:val="18"/>
          <w:szCs w:val="18"/>
        </w:rPr>
      </w:pPr>
    </w:p>
    <w:p w14:paraId="44D0E7C7" w14:textId="71E10BB5" w:rsidR="00CD16D0" w:rsidRPr="00401DE2" w:rsidDel="008307C1" w:rsidRDefault="00E6013A" w:rsidP="00087906">
      <w:pPr>
        <w:jc w:val="center"/>
        <w:rPr>
          <w:del w:id="97" w:author="Olvera, Fernanda" w:date="2020-08-11T12:54:00Z"/>
          <w:rFonts w:ascii="Verdana" w:hAnsi="Verdana"/>
          <w:sz w:val="18"/>
          <w:szCs w:val="18"/>
        </w:rPr>
      </w:pPr>
      <w:del w:id="98" w:author="Olvera, Fernanda" w:date="2020-08-11T12:54:00Z">
        <w:r w:rsidDel="008307C1">
          <w:rPr>
            <w:noProof/>
          </w:rPr>
          <w:drawing>
            <wp:anchor distT="0" distB="0" distL="114300" distR="114300" simplePos="0" relativeHeight="251662848" behindDoc="0" locked="0" layoutInCell="1" allowOverlap="1" wp14:anchorId="5049E605" wp14:editId="75D73599">
              <wp:simplePos x="0" y="0"/>
              <wp:positionH relativeFrom="column">
                <wp:posOffset>224790</wp:posOffset>
              </wp:positionH>
              <wp:positionV relativeFrom="paragraph">
                <wp:posOffset>33655</wp:posOffset>
              </wp:positionV>
              <wp:extent cx="2659380" cy="2731770"/>
              <wp:effectExtent l="19050" t="19050" r="26670" b="11430"/>
              <wp:wrapSquare wrapText="bothSides"/>
              <wp:docPr id="13" name="Imagen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59380" cy="2731770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</w:p>
    <w:p w14:paraId="1D12668E" w14:textId="133CA29E" w:rsidR="00CD16D0" w:rsidRDefault="00CD16D0" w:rsidP="006C660C">
      <w:pPr>
        <w:jc w:val="center"/>
        <w:rPr>
          <w:ins w:id="99" w:author="Perez, Steeven" w:date="2020-07-03T14:07:00Z"/>
          <w:rFonts w:ascii="Verdana" w:hAnsi="Verdana"/>
          <w:sz w:val="18"/>
          <w:szCs w:val="18"/>
        </w:rPr>
      </w:pPr>
    </w:p>
    <w:p w14:paraId="0909C735" w14:textId="77777777" w:rsidR="00CD16D0" w:rsidRDefault="00CD16D0" w:rsidP="006C660C">
      <w:pPr>
        <w:jc w:val="center"/>
        <w:rPr>
          <w:ins w:id="100" w:author="Perez, Steeven" w:date="2020-07-03T14:07:00Z"/>
          <w:rFonts w:ascii="Verdana" w:hAnsi="Verdana"/>
          <w:sz w:val="18"/>
          <w:szCs w:val="18"/>
        </w:rPr>
      </w:pPr>
    </w:p>
    <w:p w14:paraId="5049E5CD" w14:textId="16A4F2C1" w:rsidR="00900B42" w:rsidRDefault="00BD4E59" w:rsidP="006C660C">
      <w:pPr>
        <w:jc w:val="center"/>
        <w:rPr>
          <w:rFonts w:ascii="Verdana" w:hAnsi="Verdana"/>
          <w:sz w:val="18"/>
          <w:szCs w:val="18"/>
        </w:rPr>
      </w:pPr>
      <w:del w:id="101" w:author="Olvera, Fernanda" w:date="2020-08-11T12:47:00Z">
        <w:r w:rsidDel="008659B9">
          <w:rPr>
            <w:noProof/>
          </w:rPr>
          <w:drawing>
            <wp:anchor distT="0" distB="0" distL="114300" distR="114300" simplePos="0" relativeHeight="251664896" behindDoc="0" locked="0" layoutInCell="1" allowOverlap="1" wp14:anchorId="5049E607" wp14:editId="5C303454">
              <wp:simplePos x="0" y="0"/>
              <wp:positionH relativeFrom="column">
                <wp:posOffset>54610</wp:posOffset>
              </wp:positionH>
              <wp:positionV relativeFrom="paragraph">
                <wp:posOffset>375285</wp:posOffset>
              </wp:positionV>
              <wp:extent cx="3634740" cy="3426460"/>
              <wp:effectExtent l="19050" t="19050" r="22860" b="21590"/>
              <wp:wrapSquare wrapText="bothSides"/>
              <wp:docPr id="15" name="Imagen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34740" cy="3426460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</w:p>
    <w:p w14:paraId="5049E5CE" w14:textId="77777777" w:rsidR="00BD4E59" w:rsidRDefault="00BD4E59" w:rsidP="006C660C">
      <w:pPr>
        <w:jc w:val="center"/>
        <w:rPr>
          <w:rFonts w:ascii="Verdana" w:hAnsi="Verdana"/>
          <w:sz w:val="18"/>
          <w:szCs w:val="18"/>
        </w:rPr>
      </w:pPr>
    </w:p>
    <w:p w14:paraId="5049E5CF" w14:textId="767265A4" w:rsidR="00087906" w:rsidRDefault="00087906" w:rsidP="006C660C">
      <w:pPr>
        <w:jc w:val="center"/>
        <w:rPr>
          <w:ins w:id="102" w:author="Olvera, Fernanda" w:date="2020-08-11T12:47:00Z"/>
          <w:rFonts w:ascii="Verdana" w:hAnsi="Verdana"/>
          <w:sz w:val="18"/>
          <w:szCs w:val="18"/>
        </w:rPr>
      </w:pPr>
    </w:p>
    <w:p w14:paraId="1DB23306" w14:textId="585C3D21" w:rsidR="008659B9" w:rsidRDefault="008659B9" w:rsidP="006C660C">
      <w:pPr>
        <w:jc w:val="center"/>
        <w:rPr>
          <w:ins w:id="103" w:author="Olvera, Fernanda" w:date="2020-08-11T12:47:00Z"/>
          <w:rFonts w:ascii="Verdana" w:hAnsi="Verdana"/>
          <w:sz w:val="18"/>
          <w:szCs w:val="18"/>
        </w:rPr>
      </w:pPr>
    </w:p>
    <w:p w14:paraId="65A1ED8F" w14:textId="1023673C" w:rsidR="008659B9" w:rsidRDefault="008659B9" w:rsidP="006C660C">
      <w:pPr>
        <w:jc w:val="center"/>
        <w:rPr>
          <w:ins w:id="104" w:author="Olvera, Fernanda" w:date="2020-08-11T12:47:00Z"/>
          <w:rFonts w:ascii="Verdana" w:hAnsi="Verdana"/>
          <w:sz w:val="18"/>
          <w:szCs w:val="18"/>
        </w:rPr>
      </w:pPr>
    </w:p>
    <w:p w14:paraId="393C2BEF" w14:textId="546E4012" w:rsidR="008659B9" w:rsidRDefault="008659B9" w:rsidP="006C660C">
      <w:pPr>
        <w:jc w:val="center"/>
        <w:rPr>
          <w:ins w:id="105" w:author="Olvera, Fernanda" w:date="2020-08-11T12:47:00Z"/>
          <w:rFonts w:ascii="Verdana" w:hAnsi="Verdana"/>
          <w:sz w:val="18"/>
          <w:szCs w:val="18"/>
        </w:rPr>
      </w:pPr>
    </w:p>
    <w:p w14:paraId="249CE0FC" w14:textId="316FF359" w:rsidR="008659B9" w:rsidRDefault="008659B9" w:rsidP="006C660C">
      <w:pPr>
        <w:jc w:val="center"/>
        <w:rPr>
          <w:ins w:id="106" w:author="Olvera, Fernanda" w:date="2020-08-11T12:47:00Z"/>
          <w:rFonts w:ascii="Verdana" w:hAnsi="Verdana"/>
          <w:sz w:val="18"/>
          <w:szCs w:val="18"/>
        </w:rPr>
      </w:pPr>
    </w:p>
    <w:p w14:paraId="794E89DE" w14:textId="550C0248" w:rsidR="00A821AA" w:rsidRDefault="00A821AA">
      <w:pPr>
        <w:rPr>
          <w:ins w:id="107" w:author="Olvera, Fernanda" w:date="2020-08-11T12:57:00Z"/>
          <w:rFonts w:ascii="Verdana" w:hAnsi="Verdana"/>
          <w:sz w:val="18"/>
          <w:szCs w:val="18"/>
        </w:rPr>
        <w:pPrChange w:id="108" w:author="Olvera, Fernanda" w:date="2021-07-21T12:37:00Z">
          <w:pPr>
            <w:jc w:val="center"/>
          </w:pPr>
        </w:pPrChange>
      </w:pPr>
    </w:p>
    <w:p w14:paraId="48C06F14" w14:textId="77777777" w:rsidR="00A821AA" w:rsidRPr="00401DE2" w:rsidRDefault="00A821AA" w:rsidP="006C660C">
      <w:pPr>
        <w:jc w:val="center"/>
        <w:rPr>
          <w:rFonts w:ascii="Verdana" w:hAnsi="Verdana"/>
          <w:sz w:val="18"/>
          <w:szCs w:val="18"/>
        </w:rPr>
      </w:pPr>
    </w:p>
    <w:p w14:paraId="5049E5D0" w14:textId="4D3B6F8E" w:rsidR="009E1AE5" w:rsidRPr="00ED3D0E" w:rsidDel="008659B9" w:rsidRDefault="000C3B79">
      <w:pPr>
        <w:rPr>
          <w:del w:id="109" w:author="Olvera, Fernanda" w:date="2020-08-11T12:47:00Z"/>
          <w:rFonts w:cstheme="minorHAnsi"/>
          <w:rPrChange w:id="110" w:author="Olvera, Fernanda" w:date="2021-07-21T12:38:00Z">
            <w:rPr>
              <w:del w:id="111" w:author="Olvera, Fernanda" w:date="2020-08-11T12:47:00Z"/>
              <w:rFonts w:cstheme="minorHAnsi"/>
              <w:sz w:val="18"/>
              <w:szCs w:val="18"/>
            </w:rPr>
          </w:rPrChange>
        </w:rPr>
      </w:pPr>
      <w:r w:rsidRPr="00ED3D0E">
        <w:rPr>
          <w:rFonts w:cstheme="minorHAnsi"/>
          <w:rPrChange w:id="112" w:author="Olvera, Fernanda" w:date="2021-07-21T12:38:00Z">
            <w:rPr>
              <w:rFonts w:cstheme="minorHAnsi"/>
              <w:sz w:val="18"/>
              <w:szCs w:val="18"/>
            </w:rPr>
          </w:rPrChange>
        </w:rPr>
        <w:t>Posteriormente,</w:t>
      </w:r>
      <w:r w:rsidR="00C31BB9" w:rsidRPr="00ED3D0E">
        <w:rPr>
          <w:rFonts w:cstheme="minorHAnsi"/>
          <w:rPrChange w:id="113" w:author="Olvera, Fernanda" w:date="2021-07-21T12:38:00Z">
            <w:rPr>
              <w:rFonts w:cstheme="minorHAnsi"/>
              <w:sz w:val="18"/>
              <w:szCs w:val="18"/>
            </w:rPr>
          </w:rPrChange>
        </w:rPr>
        <w:t xml:space="preserve"> </w:t>
      </w:r>
      <w:ins w:id="114" w:author="Perez, Steeven" w:date="2020-07-03T14:07:00Z">
        <w:r w:rsidR="00CD16D0" w:rsidRPr="00ED3D0E">
          <w:rPr>
            <w:rFonts w:cstheme="minorHAnsi"/>
            <w:rPrChange w:id="115" w:author="Olvera, Fernanda" w:date="2021-07-21T12:38:00Z">
              <w:rPr>
                <w:rFonts w:cstheme="minorHAnsi"/>
                <w:sz w:val="18"/>
                <w:szCs w:val="18"/>
              </w:rPr>
            </w:rPrChange>
          </w:rPr>
          <w:t>Despacho de Producto Terminado</w:t>
        </w:r>
      </w:ins>
      <w:del w:id="116" w:author="Perez, Steeven" w:date="2020-07-03T14:07:00Z">
        <w:r w:rsidR="00087906" w:rsidRPr="00ED3D0E" w:rsidDel="00CD16D0">
          <w:rPr>
            <w:rFonts w:cstheme="minorHAnsi"/>
            <w:rPrChange w:id="117" w:author="Olvera, Fernanda" w:date="2021-07-21T12:38:00Z">
              <w:rPr>
                <w:rFonts w:cstheme="minorHAnsi"/>
                <w:sz w:val="18"/>
                <w:szCs w:val="18"/>
              </w:rPr>
            </w:rPrChange>
          </w:rPr>
          <w:delText>el CD</w:delText>
        </w:r>
      </w:del>
      <w:r w:rsidR="00087906" w:rsidRPr="00ED3D0E">
        <w:rPr>
          <w:rFonts w:cstheme="minorHAnsi"/>
          <w:rPrChange w:id="118" w:author="Olvera, Fernanda" w:date="2021-07-21T12:38:00Z">
            <w:rPr>
              <w:rFonts w:cstheme="minorHAnsi"/>
              <w:sz w:val="18"/>
              <w:szCs w:val="18"/>
            </w:rPr>
          </w:rPrChange>
        </w:rPr>
        <w:t xml:space="preserve"> </w:t>
      </w:r>
      <w:r w:rsidR="00C31BB9" w:rsidRPr="00ED3D0E">
        <w:rPr>
          <w:rFonts w:cstheme="minorHAnsi"/>
          <w:rPrChange w:id="119" w:author="Olvera, Fernanda" w:date="2021-07-21T12:38:00Z">
            <w:rPr>
              <w:rFonts w:cstheme="minorHAnsi"/>
              <w:sz w:val="18"/>
              <w:szCs w:val="18"/>
            </w:rPr>
          </w:rPrChange>
        </w:rPr>
        <w:t xml:space="preserve">nos envían un correo </w:t>
      </w:r>
      <w:r w:rsidR="00087906" w:rsidRPr="00ED3D0E">
        <w:rPr>
          <w:rFonts w:cstheme="minorHAnsi"/>
          <w:rPrChange w:id="120" w:author="Olvera, Fernanda" w:date="2021-07-21T12:38:00Z">
            <w:rPr>
              <w:rFonts w:cstheme="minorHAnsi"/>
              <w:sz w:val="18"/>
              <w:szCs w:val="18"/>
            </w:rPr>
          </w:rPrChange>
        </w:rPr>
        <w:t xml:space="preserve">con la guía en la cual se </w:t>
      </w:r>
      <w:r w:rsidR="00C31BB9" w:rsidRPr="00ED3D0E">
        <w:rPr>
          <w:rFonts w:cstheme="minorHAnsi"/>
          <w:rPrChange w:id="121" w:author="Olvera, Fernanda" w:date="2021-07-21T12:38:00Z">
            <w:rPr>
              <w:rFonts w:cstheme="minorHAnsi"/>
              <w:sz w:val="18"/>
              <w:szCs w:val="18"/>
            </w:rPr>
          </w:rPrChange>
        </w:rPr>
        <w:t>verificando la</w:t>
      </w:r>
      <w:r w:rsidRPr="00ED3D0E">
        <w:rPr>
          <w:rFonts w:cstheme="minorHAnsi"/>
          <w:rPrChange w:id="122" w:author="Olvera, Fernanda" w:date="2021-07-21T12:38:00Z">
            <w:rPr>
              <w:rFonts w:cstheme="minorHAnsi"/>
              <w:sz w:val="18"/>
              <w:szCs w:val="18"/>
            </w:rPr>
          </w:rPrChange>
        </w:rPr>
        <w:t xml:space="preserve"> exactitud de la</w:t>
      </w:r>
      <w:r w:rsidR="00C31BB9" w:rsidRPr="00ED3D0E">
        <w:rPr>
          <w:rFonts w:cstheme="minorHAnsi"/>
          <w:rPrChange w:id="123" w:author="Olvera, Fernanda" w:date="2021-07-21T12:38:00Z">
            <w:rPr>
              <w:rFonts w:cstheme="minorHAnsi"/>
              <w:sz w:val="18"/>
              <w:szCs w:val="18"/>
            </w:rPr>
          </w:rPrChange>
        </w:rPr>
        <w:t xml:space="preserve"> información recibida</w:t>
      </w:r>
    </w:p>
    <w:p w14:paraId="5049E5D1" w14:textId="77777777" w:rsidR="00C31BB9" w:rsidRPr="00401DE2" w:rsidDel="008659B9" w:rsidRDefault="00C31BB9">
      <w:pPr>
        <w:rPr>
          <w:del w:id="124" w:author="Olvera, Fernanda" w:date="2020-08-11T12:47:00Z"/>
          <w:rFonts w:ascii="Verdana" w:hAnsi="Verdana"/>
          <w:sz w:val="18"/>
          <w:szCs w:val="18"/>
        </w:rPr>
      </w:pPr>
    </w:p>
    <w:p w14:paraId="5049E5D2" w14:textId="77777777" w:rsidR="004C78AC" w:rsidRPr="00401DE2" w:rsidDel="008659B9" w:rsidRDefault="004C78AC">
      <w:pPr>
        <w:rPr>
          <w:del w:id="125" w:author="Olvera, Fernanda" w:date="2020-08-11T12:47:00Z"/>
          <w:rFonts w:ascii="Verdana" w:hAnsi="Verdana"/>
          <w:sz w:val="18"/>
          <w:szCs w:val="18"/>
        </w:rPr>
      </w:pPr>
    </w:p>
    <w:p w14:paraId="5049E5D3" w14:textId="77777777" w:rsidR="00955DB4" w:rsidRPr="00401DE2" w:rsidDel="008659B9" w:rsidRDefault="00955DB4">
      <w:pPr>
        <w:rPr>
          <w:del w:id="126" w:author="Olvera, Fernanda" w:date="2020-08-11T12:47:00Z"/>
          <w:rFonts w:ascii="Verdana" w:hAnsi="Verdana"/>
          <w:sz w:val="18"/>
          <w:szCs w:val="18"/>
        </w:rPr>
      </w:pPr>
    </w:p>
    <w:p w14:paraId="5049E5D4" w14:textId="77777777" w:rsidR="00C31BB9" w:rsidRPr="00401DE2" w:rsidDel="008659B9" w:rsidRDefault="00C31BB9">
      <w:pPr>
        <w:rPr>
          <w:del w:id="127" w:author="Olvera, Fernanda" w:date="2020-08-11T12:47:00Z"/>
          <w:rFonts w:ascii="Verdana" w:hAnsi="Verdana"/>
          <w:b/>
          <w:sz w:val="18"/>
          <w:szCs w:val="18"/>
        </w:rPr>
      </w:pPr>
    </w:p>
    <w:p w14:paraId="5049E5D5" w14:textId="77777777" w:rsidR="00C31BB9" w:rsidDel="008659B9" w:rsidRDefault="00C31BB9">
      <w:pPr>
        <w:rPr>
          <w:del w:id="128" w:author="Olvera, Fernanda" w:date="2020-08-11T12:47:00Z"/>
          <w:rFonts w:ascii="Verdana" w:hAnsi="Verdana"/>
          <w:b/>
          <w:sz w:val="18"/>
          <w:szCs w:val="18"/>
        </w:rPr>
      </w:pPr>
    </w:p>
    <w:p w14:paraId="5049E5D6" w14:textId="77777777" w:rsidR="000C3B79" w:rsidDel="008659B9" w:rsidRDefault="000C3B79">
      <w:pPr>
        <w:rPr>
          <w:del w:id="129" w:author="Olvera, Fernanda" w:date="2020-08-11T12:47:00Z"/>
          <w:rFonts w:ascii="Verdana" w:hAnsi="Verdana"/>
          <w:b/>
          <w:sz w:val="18"/>
          <w:szCs w:val="18"/>
        </w:rPr>
      </w:pPr>
    </w:p>
    <w:p w14:paraId="5049E5D7" w14:textId="77777777" w:rsidR="000C3B79" w:rsidRDefault="000C3B79">
      <w:pPr>
        <w:rPr>
          <w:rFonts w:ascii="Verdana" w:hAnsi="Verdana"/>
          <w:b/>
          <w:sz w:val="18"/>
          <w:szCs w:val="18"/>
        </w:rPr>
      </w:pPr>
    </w:p>
    <w:p w14:paraId="5049E5D8" w14:textId="3807174F" w:rsidR="00087906" w:rsidRDefault="00547B51">
      <w:pPr>
        <w:rPr>
          <w:rFonts w:ascii="Verdana" w:hAnsi="Verdana"/>
          <w:b/>
          <w:sz w:val="18"/>
          <w:szCs w:val="18"/>
        </w:rPr>
      </w:pPr>
      <w:ins w:id="130" w:author="Olvera, Fernanda" w:date="2021-07-21T13:40:00Z">
        <w:r>
          <w:rPr>
            <w:noProof/>
          </w:rPr>
          <w:drawing>
            <wp:inline distT="0" distB="0" distL="0" distR="0" wp14:anchorId="031615E2" wp14:editId="41C8CA26">
              <wp:extent cx="6480810" cy="4107815"/>
              <wp:effectExtent l="0" t="0" r="0" b="6985"/>
              <wp:docPr id="27" name="Imagen 27" descr="Tabla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7" name="Imagen 27" descr="Tabla&#10;&#10;Descripción generada automáticamente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80810" cy="41078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049E5D9" w14:textId="23A41E00" w:rsidR="00D86B27" w:rsidRDefault="00D86B27" w:rsidP="006C660C">
      <w:pPr>
        <w:jc w:val="center"/>
        <w:rPr>
          <w:ins w:id="131" w:author="Perez, Steeven" w:date="2020-07-03T14:07:00Z"/>
          <w:rFonts w:ascii="Verdana" w:hAnsi="Verdana"/>
          <w:b/>
        </w:rPr>
      </w:pPr>
    </w:p>
    <w:p w14:paraId="6A1F9A26" w14:textId="06403C0E" w:rsidR="00CD16D0" w:rsidRDefault="00CD16D0" w:rsidP="006C660C">
      <w:pPr>
        <w:jc w:val="center"/>
        <w:rPr>
          <w:ins w:id="132" w:author="Olvera, Fernanda" w:date="2020-08-11T12:47:00Z"/>
          <w:rFonts w:ascii="Verdana" w:hAnsi="Verdana"/>
          <w:b/>
        </w:rPr>
      </w:pPr>
    </w:p>
    <w:p w14:paraId="694C982F" w14:textId="2A0F2567" w:rsidR="008659B9" w:rsidRDefault="008659B9" w:rsidP="006C660C">
      <w:pPr>
        <w:jc w:val="center"/>
        <w:rPr>
          <w:ins w:id="133" w:author="Olvera, Fernanda" w:date="2020-08-11T12:47:00Z"/>
          <w:rFonts w:ascii="Verdana" w:hAnsi="Verdana"/>
          <w:b/>
        </w:rPr>
      </w:pPr>
    </w:p>
    <w:p w14:paraId="221A976B" w14:textId="712FA3C8" w:rsidR="008659B9" w:rsidRDefault="008659B9" w:rsidP="006C660C">
      <w:pPr>
        <w:jc w:val="center"/>
        <w:rPr>
          <w:ins w:id="134" w:author="Olvera, Fernanda" w:date="2020-08-11T12:47:00Z"/>
          <w:rFonts w:ascii="Verdana" w:hAnsi="Verdana"/>
          <w:b/>
        </w:rPr>
      </w:pPr>
    </w:p>
    <w:p w14:paraId="4BAB2D89" w14:textId="00FEC09B" w:rsidR="008659B9" w:rsidRDefault="008659B9" w:rsidP="006C660C">
      <w:pPr>
        <w:jc w:val="center"/>
        <w:rPr>
          <w:ins w:id="135" w:author="Olvera, Fernanda" w:date="2020-08-11T12:47:00Z"/>
          <w:rFonts w:ascii="Verdana" w:hAnsi="Verdana"/>
          <w:b/>
        </w:rPr>
      </w:pPr>
    </w:p>
    <w:p w14:paraId="36F52AA9" w14:textId="171E9C6A" w:rsidR="008659B9" w:rsidDel="00A821AA" w:rsidRDefault="008659B9" w:rsidP="00A821AA">
      <w:pPr>
        <w:rPr>
          <w:del w:id="136" w:author="Olvera, Fernanda" w:date="2020-08-11T12:55:00Z"/>
          <w:rFonts w:ascii="Verdana" w:hAnsi="Verdana"/>
          <w:b/>
        </w:rPr>
      </w:pPr>
    </w:p>
    <w:p w14:paraId="3D0B4051" w14:textId="73AF3026" w:rsidR="00A821AA" w:rsidRDefault="00A821AA">
      <w:pPr>
        <w:rPr>
          <w:ins w:id="137" w:author="Olvera, Fernanda" w:date="2020-08-11T12:56:00Z"/>
          <w:rFonts w:ascii="Verdana" w:hAnsi="Verdana"/>
          <w:b/>
        </w:rPr>
        <w:pPrChange w:id="138" w:author="Olvera, Fernanda" w:date="2021-07-21T13:42:00Z">
          <w:pPr>
            <w:jc w:val="center"/>
          </w:pPr>
        </w:pPrChange>
      </w:pPr>
    </w:p>
    <w:p w14:paraId="4172D8AE" w14:textId="77777777" w:rsidR="00CD16D0" w:rsidRDefault="00CD16D0">
      <w:pPr>
        <w:rPr>
          <w:rFonts w:ascii="Verdana" w:hAnsi="Verdana"/>
          <w:b/>
        </w:rPr>
        <w:pPrChange w:id="139" w:author="Olvera, Fernanda" w:date="2020-08-11T12:55:00Z">
          <w:pPr>
            <w:jc w:val="center"/>
          </w:pPr>
        </w:pPrChange>
      </w:pPr>
    </w:p>
    <w:p w14:paraId="5049E5DA" w14:textId="77777777" w:rsidR="00955DB4" w:rsidRPr="00D86B27" w:rsidRDefault="00955DB4" w:rsidP="006C660C">
      <w:pPr>
        <w:jc w:val="center"/>
        <w:rPr>
          <w:rFonts w:cstheme="minorHAnsi"/>
          <w:b/>
        </w:rPr>
      </w:pPr>
      <w:r w:rsidRPr="00D86B27">
        <w:rPr>
          <w:rFonts w:cstheme="minorHAnsi"/>
          <w:b/>
        </w:rPr>
        <w:lastRenderedPageBreak/>
        <w:t>Procedimientos de trazabilidad de carga</w:t>
      </w:r>
    </w:p>
    <w:p w14:paraId="5049E5DB" w14:textId="699FBD32" w:rsidR="00A20E38" w:rsidRDefault="00087906" w:rsidP="00A20E38">
      <w:pPr>
        <w:rPr>
          <w:ins w:id="140" w:author="Perez, Steeven" w:date="2020-07-03T14:08:00Z"/>
          <w:rFonts w:cstheme="minorHAnsi"/>
          <w:sz w:val="18"/>
          <w:szCs w:val="18"/>
        </w:rPr>
      </w:pPr>
      <w:r w:rsidRPr="00D86B27">
        <w:rPr>
          <w:rFonts w:cstheme="minorHAnsi"/>
          <w:sz w:val="18"/>
          <w:szCs w:val="18"/>
        </w:rPr>
        <w:t>Nuestra compañía de transporte</w:t>
      </w:r>
      <w:r w:rsidR="00DB0174" w:rsidRPr="00D86B27">
        <w:rPr>
          <w:rFonts w:cstheme="minorHAnsi"/>
          <w:sz w:val="18"/>
          <w:szCs w:val="18"/>
        </w:rPr>
        <w:t xml:space="preserve"> nos envía</w:t>
      </w:r>
      <w:r w:rsidR="000C3B79" w:rsidRPr="00D86B27">
        <w:rPr>
          <w:rFonts w:cstheme="minorHAnsi"/>
          <w:sz w:val="18"/>
          <w:szCs w:val="18"/>
        </w:rPr>
        <w:t xml:space="preserve"> los reportes ví</w:t>
      </w:r>
      <w:r w:rsidR="00DB0174" w:rsidRPr="00D86B27">
        <w:rPr>
          <w:rFonts w:cstheme="minorHAnsi"/>
          <w:sz w:val="18"/>
          <w:szCs w:val="18"/>
        </w:rPr>
        <w:t>a email</w:t>
      </w:r>
      <w:r w:rsidR="000C3B79" w:rsidRPr="00D86B27">
        <w:rPr>
          <w:rFonts w:cstheme="minorHAnsi"/>
          <w:sz w:val="18"/>
          <w:szCs w:val="18"/>
        </w:rPr>
        <w:t>, en los cuales nos comentan los avances y novedades</w:t>
      </w:r>
      <w:r w:rsidRPr="00D86B27">
        <w:rPr>
          <w:rFonts w:cstheme="minorHAnsi"/>
          <w:sz w:val="18"/>
          <w:szCs w:val="18"/>
        </w:rPr>
        <w:t xml:space="preserve"> a lo largo del trayecto desde </w:t>
      </w:r>
      <w:ins w:id="141" w:author="Olvera, Fernanda" w:date="2021-07-21T13:42:00Z">
        <w:r w:rsidR="00017780">
          <w:rPr>
            <w:rFonts w:cstheme="minorHAnsi"/>
            <w:sz w:val="18"/>
            <w:szCs w:val="18"/>
          </w:rPr>
          <w:t>la salida de la fábrica TRILEX</w:t>
        </w:r>
      </w:ins>
      <w:del w:id="142" w:author="Olvera, Fernanda" w:date="2021-07-21T13:42:00Z">
        <w:r w:rsidRPr="00D86B27" w:rsidDel="00017780">
          <w:rPr>
            <w:rFonts w:cstheme="minorHAnsi"/>
            <w:sz w:val="18"/>
            <w:szCs w:val="18"/>
          </w:rPr>
          <w:delText>el CD</w:delText>
        </w:r>
      </w:del>
      <w:r w:rsidR="000C3B79" w:rsidRPr="00D86B27">
        <w:rPr>
          <w:rFonts w:cstheme="minorHAnsi"/>
          <w:sz w:val="18"/>
          <w:szCs w:val="18"/>
        </w:rPr>
        <w:t xml:space="preserve"> hasta el puerto.</w:t>
      </w:r>
      <w:ins w:id="143" w:author="Perez, Steeven" w:date="2020-07-03T14:09:00Z">
        <w:r w:rsidR="00CD16D0">
          <w:rPr>
            <w:rFonts w:cstheme="minorHAnsi"/>
            <w:sz w:val="18"/>
            <w:szCs w:val="18"/>
          </w:rPr>
          <w:t xml:space="preserve"> </w:t>
        </w:r>
      </w:ins>
      <w:r w:rsidR="000C3B79" w:rsidRPr="00D86B27">
        <w:rPr>
          <w:rFonts w:cstheme="minorHAnsi"/>
          <w:sz w:val="18"/>
          <w:szCs w:val="18"/>
        </w:rPr>
        <w:t>Estos reportes incluyen: la información del personal asignado, hora de salida de la planta, recorrido, arribo y entrada del contenedor al puerto.</w:t>
      </w:r>
    </w:p>
    <w:p w14:paraId="12C843A0" w14:textId="768FE692" w:rsidR="00CD16D0" w:rsidRPr="00D86B27" w:rsidRDefault="00A821AA" w:rsidP="00A20E38">
      <w:pPr>
        <w:rPr>
          <w:rFonts w:cstheme="minorHAnsi"/>
          <w:sz w:val="18"/>
          <w:szCs w:val="18"/>
        </w:rPr>
      </w:pPr>
      <w:del w:id="144" w:author="Olvera, Fernanda" w:date="2021-07-21T13:58:00Z">
        <w:r w:rsidRPr="00D86B27" w:rsidDel="00CF6C74">
          <w:rPr>
            <w:rFonts w:cstheme="minorHAnsi"/>
            <w:noProof/>
          </w:rPr>
          <w:drawing>
            <wp:anchor distT="0" distB="0" distL="114300" distR="114300" simplePos="0" relativeHeight="251659776" behindDoc="0" locked="0" layoutInCell="1" allowOverlap="1" wp14:anchorId="5049E609" wp14:editId="098D6C19">
              <wp:simplePos x="0" y="0"/>
              <wp:positionH relativeFrom="column">
                <wp:posOffset>974090</wp:posOffset>
              </wp:positionH>
              <wp:positionV relativeFrom="paragraph">
                <wp:posOffset>26670</wp:posOffset>
              </wp:positionV>
              <wp:extent cx="4295775" cy="2526030"/>
              <wp:effectExtent l="19050" t="19050" r="28575" b="26670"/>
              <wp:wrapThrough wrapText="bothSides">
                <wp:wrapPolygon edited="0">
                  <wp:start x="-96" y="-163"/>
                  <wp:lineTo x="-96" y="21665"/>
                  <wp:lineTo x="21648" y="21665"/>
                  <wp:lineTo x="21648" y="-163"/>
                  <wp:lineTo x="-96" y="-163"/>
                </wp:wrapPolygon>
              </wp:wrapThrough>
              <wp:docPr id="23" name="Imagen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7610" b="17639"/>
                      <a:stretch/>
                    </pic:blipFill>
                    <pic:spPr bwMode="auto">
                      <a:xfrm>
                        <a:off x="0" y="0"/>
                        <a:ext cx="4295775" cy="2526030"/>
                      </a:xfrm>
                      <a:prstGeom prst="rect">
                        <a:avLst/>
                      </a:prstGeom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  <a:extLst>
                          <a:ext uri="{C807C97D-BFC1-408E-A445-0C87EB9F89A2}">
                            <ask:lineSketchStyleProps xmlns:ask="http://schemas.microsoft.com/office/drawing/2018/sketchyshapes" sd="0"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/>
                              </a:custGeom>
                              <ask:type/>
                            </ask:lineSketchStyleProps>
                          </a:ext>
                        </a:extLst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</w:p>
    <w:p w14:paraId="5049E5DC" w14:textId="51200507" w:rsidR="00087906" w:rsidRDefault="00087906" w:rsidP="00A20E38">
      <w:pPr>
        <w:jc w:val="center"/>
        <w:rPr>
          <w:rFonts w:ascii="Verdana" w:hAnsi="Verdana"/>
          <w:sz w:val="18"/>
          <w:szCs w:val="18"/>
        </w:rPr>
      </w:pPr>
    </w:p>
    <w:p w14:paraId="5049E5DD" w14:textId="028D3957" w:rsidR="00087906" w:rsidRDefault="00CF6C74" w:rsidP="00A20E38">
      <w:pPr>
        <w:jc w:val="center"/>
        <w:rPr>
          <w:rFonts w:ascii="Verdana" w:hAnsi="Verdana"/>
          <w:sz w:val="18"/>
          <w:szCs w:val="18"/>
        </w:rPr>
      </w:pPr>
      <w:ins w:id="145" w:author="Olvera, Fernanda" w:date="2021-07-21T13:58:00Z">
        <w:r>
          <w:rPr>
            <w:noProof/>
          </w:rPr>
          <w:drawing>
            <wp:inline distT="0" distB="0" distL="0" distR="0" wp14:anchorId="7EDD73E0" wp14:editId="00825DA8">
              <wp:extent cx="6480810" cy="3457575"/>
              <wp:effectExtent l="0" t="0" r="0" b="9525"/>
              <wp:docPr id="28" name="Imagen 28" descr="Interfaz de usuario gráfica, Texto, Aplicación, Correo electrónico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8" name="Imagen 28" descr="Interfaz de usuario gráfica, Texto, Aplicación, Correo electrónico&#10;&#10;Descripción generada automáticamente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80810" cy="34575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049E5DE" w14:textId="77777777" w:rsidR="00087906" w:rsidRDefault="00087906" w:rsidP="00A20E38">
      <w:pPr>
        <w:jc w:val="center"/>
        <w:rPr>
          <w:rFonts w:ascii="Verdana" w:hAnsi="Verdana"/>
          <w:sz w:val="18"/>
          <w:szCs w:val="18"/>
        </w:rPr>
      </w:pPr>
    </w:p>
    <w:p w14:paraId="5049E5DF" w14:textId="266281FE" w:rsidR="00087906" w:rsidRDefault="00087906" w:rsidP="00A20E38">
      <w:pPr>
        <w:jc w:val="center"/>
        <w:rPr>
          <w:rFonts w:ascii="Verdana" w:hAnsi="Verdana"/>
          <w:sz w:val="18"/>
          <w:szCs w:val="18"/>
        </w:rPr>
      </w:pPr>
    </w:p>
    <w:p w14:paraId="5049E5E0" w14:textId="77777777" w:rsidR="00C31BB9" w:rsidRPr="00401DE2" w:rsidRDefault="00C31BB9" w:rsidP="006C660C">
      <w:pPr>
        <w:jc w:val="center"/>
        <w:rPr>
          <w:rFonts w:ascii="Verdana" w:hAnsi="Verdana"/>
          <w:sz w:val="18"/>
          <w:szCs w:val="18"/>
        </w:rPr>
      </w:pPr>
    </w:p>
    <w:p w14:paraId="5049E5E1" w14:textId="77777777" w:rsidR="00C31BB9" w:rsidRDefault="00C31BB9" w:rsidP="006C660C">
      <w:pPr>
        <w:jc w:val="center"/>
        <w:rPr>
          <w:rFonts w:ascii="Verdana" w:hAnsi="Verdana"/>
          <w:sz w:val="18"/>
          <w:szCs w:val="18"/>
        </w:rPr>
      </w:pPr>
    </w:p>
    <w:p w14:paraId="5049E5E2" w14:textId="09CC152F" w:rsidR="000D39D4" w:rsidDel="00CF6C74" w:rsidRDefault="000D39D4" w:rsidP="006C660C">
      <w:pPr>
        <w:jc w:val="center"/>
        <w:rPr>
          <w:del w:id="146" w:author="Olvera, Fernanda" w:date="2021-07-21T13:58:00Z"/>
          <w:rFonts w:ascii="Verdana" w:hAnsi="Verdana"/>
          <w:sz w:val="18"/>
          <w:szCs w:val="18"/>
        </w:rPr>
      </w:pPr>
    </w:p>
    <w:p w14:paraId="5049E5E3" w14:textId="1178B4B4" w:rsidR="00D86B27" w:rsidRDefault="00A821AA">
      <w:pPr>
        <w:rPr>
          <w:rFonts w:ascii="Verdana" w:hAnsi="Verdana"/>
          <w:sz w:val="18"/>
          <w:szCs w:val="18"/>
        </w:rPr>
        <w:pPrChange w:id="147" w:author="Olvera, Fernanda" w:date="2021-07-21T13:58:00Z">
          <w:pPr>
            <w:jc w:val="center"/>
          </w:pPr>
        </w:pPrChange>
      </w:pPr>
      <w:del w:id="148" w:author="Olvera, Fernanda" w:date="2021-07-21T13:58:00Z">
        <w:r w:rsidDel="00CF6C74">
          <w:rPr>
            <w:noProof/>
          </w:rPr>
          <w:drawing>
            <wp:anchor distT="0" distB="0" distL="114300" distR="114300" simplePos="0" relativeHeight="251653632" behindDoc="0" locked="0" layoutInCell="1" allowOverlap="1" wp14:anchorId="5049E60B" wp14:editId="5EB92B04">
              <wp:simplePos x="0" y="0"/>
              <wp:positionH relativeFrom="column">
                <wp:posOffset>955040</wp:posOffset>
              </wp:positionH>
              <wp:positionV relativeFrom="paragraph">
                <wp:posOffset>313690</wp:posOffset>
              </wp:positionV>
              <wp:extent cx="4781550" cy="1734185"/>
              <wp:effectExtent l="19050" t="19050" r="19050" b="18415"/>
              <wp:wrapThrough wrapText="bothSides">
                <wp:wrapPolygon edited="0">
                  <wp:start x="-86" y="-237"/>
                  <wp:lineTo x="-86" y="21592"/>
                  <wp:lineTo x="21600" y="21592"/>
                  <wp:lineTo x="21600" y="-237"/>
                  <wp:lineTo x="-86" y="-237"/>
                </wp:wrapPolygon>
              </wp:wrapThrough>
              <wp:docPr id="25" name="Imagen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27744" b="20055"/>
                      <a:stretch/>
                    </pic:blipFill>
                    <pic:spPr bwMode="auto">
                      <a:xfrm>
                        <a:off x="0" y="0"/>
                        <a:ext cx="4781550" cy="1734185"/>
                      </a:xfrm>
                      <a:prstGeom prst="rect">
                        <a:avLst/>
                      </a:prstGeom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</w:p>
    <w:p w14:paraId="5049E5E4" w14:textId="3FDD50A8" w:rsidR="000D39D4" w:rsidDel="00CF6C74" w:rsidRDefault="000D39D4" w:rsidP="006C660C">
      <w:pPr>
        <w:jc w:val="center"/>
        <w:rPr>
          <w:del w:id="149" w:author="Olvera, Fernanda" w:date="2021-07-21T13:58:00Z"/>
          <w:rFonts w:ascii="Verdana" w:hAnsi="Verdana"/>
          <w:sz w:val="18"/>
          <w:szCs w:val="18"/>
        </w:rPr>
      </w:pPr>
    </w:p>
    <w:p w14:paraId="5049E5E5" w14:textId="6139A214" w:rsidR="000D39D4" w:rsidDel="00CF6C74" w:rsidRDefault="000D39D4" w:rsidP="006C660C">
      <w:pPr>
        <w:jc w:val="center"/>
        <w:rPr>
          <w:del w:id="150" w:author="Olvera, Fernanda" w:date="2021-07-21T13:58:00Z"/>
          <w:rFonts w:ascii="Verdana" w:hAnsi="Verdana"/>
          <w:sz w:val="18"/>
          <w:szCs w:val="18"/>
        </w:rPr>
      </w:pPr>
    </w:p>
    <w:p w14:paraId="5049E5E6" w14:textId="6E8E43C4" w:rsidR="000D39D4" w:rsidDel="00CF6C74" w:rsidRDefault="000D39D4" w:rsidP="006C660C">
      <w:pPr>
        <w:jc w:val="center"/>
        <w:rPr>
          <w:del w:id="151" w:author="Olvera, Fernanda" w:date="2021-07-21T13:58:00Z"/>
          <w:rFonts w:ascii="Verdana" w:hAnsi="Verdana"/>
          <w:sz w:val="18"/>
          <w:szCs w:val="18"/>
        </w:rPr>
      </w:pPr>
    </w:p>
    <w:p w14:paraId="5049E5E7" w14:textId="77777777" w:rsidR="000D39D4" w:rsidDel="00CF6C74" w:rsidRDefault="000D39D4" w:rsidP="006C660C">
      <w:pPr>
        <w:jc w:val="center"/>
        <w:rPr>
          <w:del w:id="152" w:author="Olvera, Fernanda" w:date="2021-07-21T13:58:00Z"/>
          <w:rFonts w:ascii="Verdana" w:hAnsi="Verdana"/>
          <w:sz w:val="18"/>
          <w:szCs w:val="18"/>
        </w:rPr>
      </w:pPr>
    </w:p>
    <w:p w14:paraId="5049E5E8" w14:textId="3BFD351C" w:rsidR="000D39D4" w:rsidDel="00CF6C74" w:rsidRDefault="000D39D4" w:rsidP="006C660C">
      <w:pPr>
        <w:jc w:val="center"/>
        <w:rPr>
          <w:del w:id="153" w:author="Olvera, Fernanda" w:date="2021-07-21T13:58:00Z"/>
          <w:rFonts w:ascii="Verdana" w:hAnsi="Verdana"/>
          <w:sz w:val="18"/>
          <w:szCs w:val="18"/>
        </w:rPr>
      </w:pPr>
    </w:p>
    <w:p w14:paraId="5049E5E9" w14:textId="641C94A3" w:rsidR="000D39D4" w:rsidDel="00CF6C74" w:rsidRDefault="000D39D4" w:rsidP="006C660C">
      <w:pPr>
        <w:jc w:val="center"/>
        <w:rPr>
          <w:del w:id="154" w:author="Olvera, Fernanda" w:date="2021-07-21T13:58:00Z"/>
          <w:rFonts w:ascii="Verdana" w:hAnsi="Verdana"/>
          <w:sz w:val="18"/>
          <w:szCs w:val="18"/>
        </w:rPr>
      </w:pPr>
    </w:p>
    <w:p w14:paraId="5049E5EA" w14:textId="00B41931" w:rsidR="000D39D4" w:rsidDel="00CF6C74" w:rsidRDefault="00A821AA">
      <w:pPr>
        <w:rPr>
          <w:del w:id="155" w:author="Olvera, Fernanda" w:date="2021-07-21T13:58:00Z"/>
          <w:rFonts w:ascii="Verdana" w:hAnsi="Verdana"/>
          <w:sz w:val="18"/>
          <w:szCs w:val="18"/>
        </w:rPr>
        <w:pPrChange w:id="156" w:author="Olvera, Fernanda" w:date="2021-07-21T13:58:00Z">
          <w:pPr>
            <w:jc w:val="center"/>
          </w:pPr>
        </w:pPrChange>
      </w:pPr>
      <w:del w:id="157" w:author="Olvera, Fernanda" w:date="2021-07-21T13:58:00Z">
        <w:r w:rsidDel="00CF6C74">
          <w:rPr>
            <w:noProof/>
          </w:rPr>
          <w:drawing>
            <wp:anchor distT="0" distB="0" distL="114300" distR="114300" simplePos="0" relativeHeight="251656704" behindDoc="0" locked="0" layoutInCell="1" allowOverlap="1" wp14:anchorId="5049E60D" wp14:editId="18370D06">
              <wp:simplePos x="0" y="0"/>
              <wp:positionH relativeFrom="column">
                <wp:posOffset>854075</wp:posOffset>
              </wp:positionH>
              <wp:positionV relativeFrom="paragraph">
                <wp:posOffset>111125</wp:posOffset>
              </wp:positionV>
              <wp:extent cx="5216525" cy="1882140"/>
              <wp:effectExtent l="19050" t="19050" r="22225" b="22860"/>
              <wp:wrapSquare wrapText="bothSides"/>
              <wp:docPr id="18" name="Imagen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30557" b="20737"/>
                      <a:stretch/>
                    </pic:blipFill>
                    <pic:spPr bwMode="auto">
                      <a:xfrm>
                        <a:off x="0" y="0"/>
                        <a:ext cx="5216525" cy="1882140"/>
                      </a:xfrm>
                      <a:prstGeom prst="rect">
                        <a:avLst/>
                      </a:prstGeom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</w:p>
    <w:p w14:paraId="5049E5EB" w14:textId="592E7F5C" w:rsidR="000D39D4" w:rsidRPr="00401DE2" w:rsidDel="00CF6C74" w:rsidRDefault="000D39D4">
      <w:pPr>
        <w:rPr>
          <w:del w:id="158" w:author="Olvera, Fernanda" w:date="2021-07-21T13:58:00Z"/>
          <w:rFonts w:ascii="Verdana" w:hAnsi="Verdana"/>
          <w:sz w:val="18"/>
          <w:szCs w:val="18"/>
        </w:rPr>
        <w:pPrChange w:id="159" w:author="Olvera, Fernanda" w:date="2021-07-21T13:58:00Z">
          <w:pPr>
            <w:jc w:val="center"/>
          </w:pPr>
        </w:pPrChange>
      </w:pPr>
    </w:p>
    <w:p w14:paraId="5049E5EC" w14:textId="4AD1C498" w:rsidR="00C31BB9" w:rsidDel="00CF6C74" w:rsidRDefault="00C31BB9">
      <w:pPr>
        <w:rPr>
          <w:del w:id="160" w:author="Olvera, Fernanda" w:date="2021-07-21T13:58:00Z"/>
          <w:rFonts w:ascii="Verdana" w:hAnsi="Verdana"/>
          <w:sz w:val="18"/>
          <w:szCs w:val="18"/>
        </w:rPr>
      </w:pPr>
    </w:p>
    <w:p w14:paraId="5049E5ED" w14:textId="35FD09CF" w:rsidR="000D39D4" w:rsidRDefault="000D39D4">
      <w:pPr>
        <w:rPr>
          <w:rFonts w:ascii="Verdana" w:hAnsi="Verdana"/>
          <w:sz w:val="18"/>
          <w:szCs w:val="18"/>
        </w:rPr>
      </w:pPr>
    </w:p>
    <w:p w14:paraId="5049E5EE" w14:textId="2E1B68D7" w:rsidR="000D39D4" w:rsidRDefault="000D39D4">
      <w:pPr>
        <w:rPr>
          <w:rFonts w:ascii="Verdana" w:hAnsi="Verdana"/>
          <w:sz w:val="18"/>
          <w:szCs w:val="18"/>
        </w:rPr>
      </w:pPr>
    </w:p>
    <w:p w14:paraId="5049E5EF" w14:textId="27D22B9E" w:rsidR="000D39D4" w:rsidRPr="00401DE2" w:rsidDel="00CD16D0" w:rsidRDefault="000D39D4">
      <w:pPr>
        <w:rPr>
          <w:del w:id="161" w:author="Perez, Steeven" w:date="2020-07-03T14:10:00Z"/>
          <w:rFonts w:ascii="Verdana" w:hAnsi="Verdana"/>
          <w:sz w:val="18"/>
          <w:szCs w:val="18"/>
        </w:rPr>
      </w:pPr>
    </w:p>
    <w:p w14:paraId="5049E5F0" w14:textId="77777777" w:rsidR="00C31BB9" w:rsidRPr="00401DE2" w:rsidDel="00CD16D0" w:rsidRDefault="00C31BB9" w:rsidP="006C660C">
      <w:pPr>
        <w:jc w:val="center"/>
        <w:rPr>
          <w:del w:id="162" w:author="Perez, Steeven" w:date="2020-07-03T14:10:00Z"/>
          <w:rFonts w:ascii="Verdana" w:hAnsi="Verdana"/>
          <w:sz w:val="18"/>
          <w:szCs w:val="18"/>
        </w:rPr>
      </w:pPr>
    </w:p>
    <w:p w14:paraId="5049E5F1" w14:textId="77777777" w:rsidR="00C31BB9" w:rsidRPr="00401DE2" w:rsidDel="00CD16D0" w:rsidRDefault="00C31BB9" w:rsidP="006C660C">
      <w:pPr>
        <w:jc w:val="center"/>
        <w:rPr>
          <w:del w:id="163" w:author="Perez, Steeven" w:date="2020-07-03T14:10:00Z"/>
          <w:rFonts w:ascii="Verdana" w:hAnsi="Verdana"/>
          <w:sz w:val="18"/>
          <w:szCs w:val="18"/>
        </w:rPr>
      </w:pPr>
    </w:p>
    <w:p w14:paraId="5049E5F2" w14:textId="77777777" w:rsidR="00C31BB9" w:rsidRPr="00401DE2" w:rsidRDefault="00C31BB9">
      <w:pPr>
        <w:rPr>
          <w:rFonts w:ascii="Verdana" w:hAnsi="Verdana"/>
          <w:sz w:val="18"/>
          <w:szCs w:val="18"/>
        </w:rPr>
        <w:pPrChange w:id="164" w:author="Perez, Steeven" w:date="2020-07-03T14:10:00Z">
          <w:pPr>
            <w:jc w:val="center"/>
          </w:pPr>
        </w:pPrChange>
      </w:pPr>
    </w:p>
    <w:sectPr w:rsidR="00C31BB9" w:rsidRPr="00401DE2" w:rsidSect="00BD4E59">
      <w:headerReference w:type="default" r:id="rId30"/>
      <w:footerReference w:type="default" r:id="rId31"/>
      <w:pgSz w:w="11906" w:h="16838"/>
      <w:pgMar w:top="1135" w:right="849" w:bottom="1417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954C4" w14:textId="77777777" w:rsidR="00E6716B" w:rsidRDefault="00E6716B" w:rsidP="00361CED">
      <w:pPr>
        <w:spacing w:after="0" w:line="240" w:lineRule="auto"/>
      </w:pPr>
      <w:r>
        <w:separator/>
      </w:r>
    </w:p>
  </w:endnote>
  <w:endnote w:type="continuationSeparator" w:id="0">
    <w:p w14:paraId="0A41DA35" w14:textId="77777777" w:rsidR="00E6716B" w:rsidRDefault="00E6716B" w:rsidP="00361C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82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980"/>
      <w:gridCol w:w="1706"/>
      <w:gridCol w:w="1843"/>
      <w:gridCol w:w="1701"/>
      <w:gridCol w:w="1276"/>
      <w:gridCol w:w="1276"/>
    </w:tblGrid>
    <w:tr w:rsidR="00361CED" w:rsidRPr="000A5710" w14:paraId="5049E628" w14:textId="77777777" w:rsidTr="00FC6302">
      <w:tc>
        <w:tcPr>
          <w:tcW w:w="1980" w:type="dxa"/>
        </w:tcPr>
        <w:p w14:paraId="5049E61C" w14:textId="77777777" w:rsidR="00361CED" w:rsidRPr="000A5710" w:rsidRDefault="00361CED" w:rsidP="00FC6302">
          <w:pPr>
            <w:pStyle w:val="Piedepgina"/>
            <w:rPr>
              <w:rFonts w:ascii="Calibri" w:hAnsi="Calibri"/>
              <w:sz w:val="18"/>
              <w:lang w:val="es-ES_tradnl"/>
            </w:rPr>
          </w:pPr>
          <w:r w:rsidRPr="000A5710">
            <w:rPr>
              <w:rFonts w:ascii="Calibri" w:hAnsi="Calibri"/>
              <w:sz w:val="18"/>
              <w:lang w:val="es-ES_tradnl"/>
            </w:rPr>
            <w:t>Elaborado por:</w:t>
          </w:r>
        </w:p>
        <w:p w14:paraId="5049E61D" w14:textId="4098CDD2" w:rsidR="00361CED" w:rsidRPr="000A5710" w:rsidRDefault="00CD16D0">
          <w:pPr>
            <w:pStyle w:val="Piedepgina"/>
            <w:rPr>
              <w:rFonts w:ascii="Calibri" w:hAnsi="Calibri"/>
              <w:lang w:val="es-ES_tradnl"/>
            </w:rPr>
            <w:pPrChange w:id="176" w:author="Perez, Steeven" w:date="2020-07-03T14:09:00Z">
              <w:pPr>
                <w:pStyle w:val="Piedepgina"/>
                <w:jc w:val="center"/>
              </w:pPr>
            </w:pPrChange>
          </w:pPr>
          <w:ins w:id="177" w:author="Perez, Steeven" w:date="2020-07-03T14:09:00Z">
            <w:r>
              <w:rPr>
                <w:rFonts w:ascii="Calibri" w:hAnsi="Calibri"/>
                <w:lang w:val="es-ES_tradnl"/>
              </w:rPr>
              <w:t>D. Masache</w:t>
            </w:r>
          </w:ins>
          <w:del w:id="178" w:author="Perez, Steeven" w:date="2020-07-03T14:09:00Z">
            <w:r w:rsidR="00361CED" w:rsidDel="00CD16D0">
              <w:rPr>
                <w:rFonts w:ascii="Calibri" w:hAnsi="Calibri"/>
                <w:lang w:val="es-ES_tradnl"/>
              </w:rPr>
              <w:delText>S.Dávila</w:delText>
            </w:r>
          </w:del>
        </w:p>
      </w:tc>
      <w:tc>
        <w:tcPr>
          <w:tcW w:w="1706" w:type="dxa"/>
        </w:tcPr>
        <w:p w14:paraId="5049E61E" w14:textId="4EC02741" w:rsidR="00361CED" w:rsidRPr="000A5710" w:rsidRDefault="006F11CB" w:rsidP="00FC6302">
          <w:pPr>
            <w:pStyle w:val="Piedepgina"/>
            <w:rPr>
              <w:rFonts w:ascii="Calibri" w:hAnsi="Calibri"/>
              <w:sz w:val="18"/>
              <w:lang w:val="es-ES_tradnl"/>
            </w:rPr>
          </w:pPr>
          <w:ins w:id="179" w:author="Zambrano, Edwin" w:date="2020-05-10T01:09:00Z">
            <w:r>
              <w:rPr>
                <w:rFonts w:ascii="Calibri" w:hAnsi="Calibri"/>
                <w:sz w:val="18"/>
                <w:lang w:val="es-ES_tradnl"/>
              </w:rPr>
              <w:t>Revis</w:t>
            </w:r>
          </w:ins>
          <w:ins w:id="180" w:author="Zambrano, Edwin" w:date="2020-05-10T01:10:00Z">
            <w:r>
              <w:rPr>
                <w:rFonts w:ascii="Calibri" w:hAnsi="Calibri"/>
                <w:sz w:val="18"/>
                <w:lang w:val="es-ES_tradnl"/>
              </w:rPr>
              <w:t>ado</w:t>
            </w:r>
          </w:ins>
          <w:del w:id="181" w:author="Zambrano, Edwin" w:date="2020-05-10T01:09:00Z">
            <w:r w:rsidR="00361CED" w:rsidRPr="000A5710" w:rsidDel="006F11CB">
              <w:rPr>
                <w:rFonts w:ascii="Calibri" w:hAnsi="Calibri"/>
                <w:sz w:val="18"/>
                <w:lang w:val="es-ES_tradnl"/>
              </w:rPr>
              <w:delText>Aprobado</w:delText>
            </w:r>
          </w:del>
          <w:r w:rsidR="00361CED" w:rsidRPr="000A5710">
            <w:rPr>
              <w:rFonts w:ascii="Calibri" w:hAnsi="Calibri"/>
              <w:sz w:val="18"/>
              <w:lang w:val="es-ES_tradnl"/>
            </w:rPr>
            <w:t xml:space="preserve"> por:</w:t>
          </w:r>
        </w:p>
        <w:p w14:paraId="5049E61F" w14:textId="06E0773A" w:rsidR="00361CED" w:rsidRPr="0010599A" w:rsidRDefault="00CD16D0" w:rsidP="00FC6302">
          <w:pPr>
            <w:pStyle w:val="Piedepgina"/>
            <w:jc w:val="center"/>
            <w:rPr>
              <w:rFonts w:ascii="Calibri" w:hAnsi="Calibri"/>
              <w:lang w:val="es-ES_tradnl"/>
            </w:rPr>
          </w:pPr>
          <w:ins w:id="182" w:author="Perez, Steeven" w:date="2020-07-03T14:09:00Z">
            <w:r>
              <w:rPr>
                <w:rFonts w:ascii="Calibri" w:hAnsi="Calibri"/>
                <w:lang w:val="es-ES_tradnl"/>
              </w:rPr>
              <w:t>CB</w:t>
            </w:r>
          </w:ins>
          <w:del w:id="183" w:author="Perez, Steeven" w:date="2020-07-03T14:09:00Z">
            <w:r w:rsidR="00CC2F51" w:rsidRPr="0010599A" w:rsidDel="00CD16D0">
              <w:rPr>
                <w:rFonts w:ascii="Calibri" w:hAnsi="Calibri"/>
                <w:lang w:val="es-ES_tradnl"/>
              </w:rPr>
              <w:delText>RR</w:delText>
            </w:r>
          </w:del>
        </w:p>
      </w:tc>
      <w:tc>
        <w:tcPr>
          <w:tcW w:w="1843" w:type="dxa"/>
        </w:tcPr>
        <w:p w14:paraId="5049E620" w14:textId="77777777" w:rsidR="00361CED" w:rsidRPr="000A5710" w:rsidRDefault="00361CED" w:rsidP="00FC6302">
          <w:pPr>
            <w:pStyle w:val="Piedepgina"/>
            <w:rPr>
              <w:rFonts w:ascii="Calibri" w:hAnsi="Calibri"/>
              <w:sz w:val="18"/>
              <w:lang w:val="es-ES_tradnl"/>
            </w:rPr>
          </w:pPr>
          <w:r w:rsidRPr="000A5710">
            <w:rPr>
              <w:rFonts w:ascii="Calibri" w:hAnsi="Calibri"/>
              <w:sz w:val="18"/>
              <w:lang w:val="es-ES_tradnl"/>
            </w:rPr>
            <w:t>Aprobado por:</w:t>
          </w:r>
        </w:p>
        <w:p w14:paraId="5049E621" w14:textId="063C2B02" w:rsidR="00361CED" w:rsidRPr="000A5710" w:rsidRDefault="0010599A" w:rsidP="0010599A">
          <w:pPr>
            <w:pStyle w:val="Piedepgina"/>
            <w:tabs>
              <w:tab w:val="left" w:pos="390"/>
              <w:tab w:val="center" w:pos="813"/>
            </w:tabs>
            <w:rPr>
              <w:rFonts w:ascii="Calibri" w:hAnsi="Calibri"/>
              <w:lang w:val="es-ES_tradnl"/>
            </w:rPr>
          </w:pPr>
          <w:r>
            <w:rPr>
              <w:rFonts w:ascii="Calibri" w:hAnsi="Calibri"/>
              <w:color w:val="0000FF"/>
              <w:lang w:val="es-ES_tradnl"/>
            </w:rPr>
            <w:tab/>
          </w:r>
          <w:ins w:id="184" w:author="Perez, Steeven" w:date="2020-07-03T14:09:00Z">
            <w:r w:rsidR="00CD16D0">
              <w:rPr>
                <w:rFonts w:ascii="Calibri" w:hAnsi="Calibri"/>
                <w:lang w:val="es-ES_tradnl"/>
              </w:rPr>
              <w:t>BK</w:t>
            </w:r>
          </w:ins>
          <w:del w:id="185" w:author="Perez, Steeven" w:date="2020-07-03T14:09:00Z">
            <w:r w:rsidR="00CC2F51" w:rsidRPr="0010599A" w:rsidDel="00CD16D0">
              <w:rPr>
                <w:rFonts w:ascii="Calibri" w:hAnsi="Calibri"/>
                <w:lang w:val="es-ES_tradnl"/>
                <w:rPrChange w:id="186" w:author="Daniel Jimenez" w:date="2018-05-28T08:52:00Z">
                  <w:rPr>
                    <w:rFonts w:ascii="Calibri" w:hAnsi="Calibri"/>
                    <w:color w:val="0000FF"/>
                    <w:lang w:val="es-ES_tradnl"/>
                  </w:rPr>
                </w:rPrChange>
              </w:rPr>
              <w:delText>CPvC</w:delText>
            </w:r>
          </w:del>
        </w:p>
      </w:tc>
      <w:tc>
        <w:tcPr>
          <w:tcW w:w="1701" w:type="dxa"/>
        </w:tcPr>
        <w:p w14:paraId="5049E622" w14:textId="77777777" w:rsidR="00361CED" w:rsidRPr="0010599A" w:rsidRDefault="00361CED" w:rsidP="00FC6302">
          <w:pPr>
            <w:pStyle w:val="Piedepgina"/>
            <w:rPr>
              <w:rFonts w:ascii="Calibri" w:hAnsi="Calibri"/>
              <w:sz w:val="18"/>
              <w:lang w:val="es-ES_tradnl"/>
            </w:rPr>
          </w:pPr>
          <w:r w:rsidRPr="0010599A">
            <w:rPr>
              <w:rFonts w:ascii="Calibri" w:hAnsi="Calibri"/>
              <w:sz w:val="18"/>
              <w:lang w:val="es-ES_tradnl"/>
            </w:rPr>
            <w:t>Fecha:</w:t>
          </w:r>
        </w:p>
        <w:p w14:paraId="5049E623" w14:textId="0A89B60D" w:rsidR="00361CED" w:rsidRPr="0010599A" w:rsidRDefault="00457B8A" w:rsidP="00E24250">
          <w:pPr>
            <w:pStyle w:val="Piedepgina"/>
            <w:jc w:val="center"/>
            <w:rPr>
              <w:rFonts w:ascii="Calibri" w:hAnsi="Calibri"/>
              <w:lang w:val="es-ES_tradnl"/>
              <w:rPrChange w:id="187" w:author="Daniel Jimenez" w:date="2018-05-28T08:52:00Z">
                <w:rPr>
                  <w:rFonts w:ascii="Calibri" w:hAnsi="Calibri"/>
                  <w:color w:val="0000FF"/>
                  <w:lang w:val="es-ES_tradnl"/>
                </w:rPr>
              </w:rPrChange>
            </w:rPr>
          </w:pPr>
          <w:ins w:id="188" w:author="Perez, Steeven [2]" w:date="2020-08-13T14:50:00Z">
            <w:r>
              <w:rPr>
                <w:rFonts w:ascii="Calibri" w:hAnsi="Calibri"/>
                <w:lang w:val="es-ES_tradnl"/>
              </w:rPr>
              <w:t>Ago10</w:t>
            </w:r>
          </w:ins>
          <w:del w:id="189" w:author="Daniel Jimenez" w:date="2018-05-28T08:52:00Z">
            <w:r w:rsidR="00CC2F51" w:rsidRPr="0010599A" w:rsidDel="0010599A">
              <w:rPr>
                <w:rFonts w:ascii="Calibri" w:hAnsi="Calibri"/>
                <w:lang w:val="es-ES_tradnl"/>
                <w:rPrChange w:id="190" w:author="Daniel Jimenez" w:date="2018-05-28T08:52:00Z">
                  <w:rPr>
                    <w:rFonts w:ascii="Calibri" w:hAnsi="Calibri"/>
                    <w:color w:val="0000FF"/>
                    <w:lang w:val="es-ES_tradnl"/>
                  </w:rPr>
                </w:rPrChange>
              </w:rPr>
              <w:delText>May25/2018</w:delText>
            </w:r>
          </w:del>
          <w:ins w:id="191" w:author="Daniel Jimenez" w:date="2018-05-28T08:52:00Z">
            <w:del w:id="192" w:author="Perez, Steeven" w:date="2020-07-03T14:10:00Z">
              <w:r w:rsidR="0010599A" w:rsidDel="00CD16D0">
                <w:rPr>
                  <w:rFonts w:ascii="Calibri" w:hAnsi="Calibri"/>
                  <w:lang w:val="es-ES_tradnl"/>
                </w:rPr>
                <w:delText>May25</w:delText>
              </w:r>
            </w:del>
            <w:r w:rsidR="0010599A">
              <w:rPr>
                <w:rFonts w:ascii="Calibri" w:hAnsi="Calibri"/>
                <w:lang w:val="es-ES_tradnl"/>
              </w:rPr>
              <w:t>/20</w:t>
            </w:r>
          </w:ins>
          <w:ins w:id="193" w:author="Perez, Steeven" w:date="2020-07-03T14:09:00Z">
            <w:r w:rsidR="00CD16D0">
              <w:rPr>
                <w:rFonts w:ascii="Calibri" w:hAnsi="Calibri"/>
                <w:lang w:val="es-ES_tradnl"/>
              </w:rPr>
              <w:t>20</w:t>
            </w:r>
          </w:ins>
          <w:ins w:id="194" w:author="Daniel Jimenez" w:date="2018-05-28T08:52:00Z">
            <w:del w:id="195" w:author="Perez, Steeven" w:date="2020-07-03T14:09:00Z">
              <w:r w:rsidR="0010599A" w:rsidDel="00CD16D0">
                <w:rPr>
                  <w:rFonts w:ascii="Calibri" w:hAnsi="Calibri"/>
                  <w:lang w:val="es-ES_tradnl"/>
                </w:rPr>
                <w:delText>18</w:delText>
              </w:r>
            </w:del>
          </w:ins>
        </w:p>
      </w:tc>
      <w:tc>
        <w:tcPr>
          <w:tcW w:w="1276" w:type="dxa"/>
        </w:tcPr>
        <w:p w14:paraId="5049E624" w14:textId="77777777" w:rsidR="00361CED" w:rsidRPr="0010599A" w:rsidRDefault="00361CED" w:rsidP="00FC6302">
          <w:pPr>
            <w:pStyle w:val="Piedepgina"/>
            <w:rPr>
              <w:rFonts w:ascii="Calibri" w:hAnsi="Calibri"/>
              <w:lang w:val="es-ES_tradnl"/>
            </w:rPr>
          </w:pPr>
          <w:r w:rsidRPr="0010599A">
            <w:rPr>
              <w:rFonts w:ascii="Calibri" w:hAnsi="Calibri"/>
              <w:sz w:val="18"/>
              <w:lang w:val="es-ES_tradnl"/>
            </w:rPr>
            <w:t>Versión:</w:t>
          </w:r>
        </w:p>
        <w:p w14:paraId="5049E625" w14:textId="3D35BFCD" w:rsidR="00361CED" w:rsidRPr="0010599A" w:rsidRDefault="00CC2F51" w:rsidP="001E5B99">
          <w:pPr>
            <w:pStyle w:val="Piedepgina"/>
            <w:jc w:val="center"/>
            <w:rPr>
              <w:rFonts w:ascii="Calibri" w:hAnsi="Calibri"/>
              <w:i/>
              <w:lang w:val="es-ES_tradnl"/>
            </w:rPr>
          </w:pPr>
          <w:del w:id="196" w:author="Daniel Jimenez" w:date="2018-05-28T08:52:00Z">
            <w:r w:rsidRPr="0010599A" w:rsidDel="0010599A">
              <w:rPr>
                <w:rFonts w:ascii="Calibri" w:hAnsi="Calibri"/>
                <w:lang w:val="es-ES_tradnl"/>
                <w:rPrChange w:id="197" w:author="Daniel Jimenez" w:date="2018-05-28T08:52:00Z">
                  <w:rPr>
                    <w:rFonts w:ascii="Calibri" w:hAnsi="Calibri"/>
                    <w:color w:val="0000FF"/>
                    <w:lang w:val="es-ES_tradnl"/>
                  </w:rPr>
                </w:rPrChange>
              </w:rPr>
              <w:delText>3.</w:delText>
            </w:r>
            <w:r w:rsidR="001E5B99" w:rsidRPr="0010599A" w:rsidDel="0010599A">
              <w:rPr>
                <w:rFonts w:ascii="Calibri" w:hAnsi="Calibri"/>
                <w:lang w:val="es-ES_tradnl"/>
                <w:rPrChange w:id="198" w:author="Daniel Jimenez" w:date="2018-05-28T08:52:00Z">
                  <w:rPr>
                    <w:rFonts w:ascii="Calibri" w:hAnsi="Calibri"/>
                    <w:color w:val="0000FF"/>
                    <w:lang w:val="es-ES_tradnl"/>
                  </w:rPr>
                </w:rPrChange>
              </w:rPr>
              <w:delText>1</w:delText>
            </w:r>
          </w:del>
          <w:ins w:id="199" w:author="Daniel Jimenez" w:date="2018-05-28T08:52:00Z">
            <w:r w:rsidR="0010599A">
              <w:rPr>
                <w:rFonts w:ascii="Calibri" w:hAnsi="Calibri"/>
                <w:lang w:val="es-ES_tradnl"/>
              </w:rPr>
              <w:t>3.</w:t>
            </w:r>
          </w:ins>
          <w:ins w:id="200" w:author="Perez, Steeven" w:date="2020-07-03T14:10:00Z">
            <w:r w:rsidR="00CD16D0">
              <w:rPr>
                <w:rFonts w:ascii="Calibri" w:hAnsi="Calibri"/>
                <w:lang w:val="es-ES_tradnl"/>
              </w:rPr>
              <w:t>2</w:t>
            </w:r>
          </w:ins>
          <w:ins w:id="201" w:author="Daniel Jimenez" w:date="2018-05-28T08:52:00Z">
            <w:del w:id="202" w:author="Perez, Steeven" w:date="2020-07-03T14:10:00Z">
              <w:r w:rsidR="0010599A" w:rsidDel="00CD16D0">
                <w:rPr>
                  <w:rFonts w:ascii="Calibri" w:hAnsi="Calibri"/>
                  <w:lang w:val="es-ES_tradnl"/>
                </w:rPr>
                <w:delText>1</w:delText>
              </w:r>
            </w:del>
          </w:ins>
        </w:p>
      </w:tc>
      <w:tc>
        <w:tcPr>
          <w:tcW w:w="1276" w:type="dxa"/>
        </w:tcPr>
        <w:p w14:paraId="5049E626" w14:textId="77777777" w:rsidR="00361CED" w:rsidRPr="000A5710" w:rsidRDefault="00361CED" w:rsidP="00FC6302">
          <w:pPr>
            <w:pStyle w:val="Piedepgina"/>
            <w:rPr>
              <w:rFonts w:ascii="Calibri" w:hAnsi="Calibri"/>
              <w:sz w:val="18"/>
              <w:lang w:val="es-ES_tradnl"/>
            </w:rPr>
          </w:pPr>
          <w:r w:rsidRPr="000A5710">
            <w:rPr>
              <w:rFonts w:ascii="Calibri" w:hAnsi="Calibri"/>
              <w:sz w:val="18"/>
              <w:lang w:val="es-ES_tradnl"/>
            </w:rPr>
            <w:t>Página:</w:t>
          </w:r>
        </w:p>
        <w:p w14:paraId="5049E627" w14:textId="77777777" w:rsidR="00361CED" w:rsidRPr="000A5710" w:rsidRDefault="00361CED" w:rsidP="00FC6302">
          <w:pPr>
            <w:pStyle w:val="Piedepgina"/>
            <w:jc w:val="center"/>
            <w:rPr>
              <w:rFonts w:ascii="Calibri" w:hAnsi="Calibri"/>
              <w:sz w:val="18"/>
              <w:lang w:val="es-ES_tradnl"/>
            </w:rPr>
          </w:pPr>
          <w:r w:rsidRPr="000A5710">
            <w:rPr>
              <w:rStyle w:val="Nmerodepgina"/>
              <w:rFonts w:ascii="Calibri" w:hAnsi="Calibri"/>
              <w:lang w:val="es-ES_tradnl"/>
            </w:rPr>
            <w:fldChar w:fldCharType="begin"/>
          </w:r>
          <w:r w:rsidRPr="000A5710">
            <w:rPr>
              <w:rStyle w:val="Nmerodepgina"/>
              <w:rFonts w:ascii="Calibri" w:hAnsi="Calibri"/>
              <w:lang w:val="es-ES_tradnl"/>
            </w:rPr>
            <w:instrText xml:space="preserve"> PAGE </w:instrText>
          </w:r>
          <w:r w:rsidRPr="000A5710">
            <w:rPr>
              <w:rStyle w:val="Nmerodepgina"/>
              <w:rFonts w:ascii="Calibri" w:hAnsi="Calibri"/>
              <w:lang w:val="es-ES_tradnl"/>
            </w:rPr>
            <w:fldChar w:fldCharType="separate"/>
          </w:r>
          <w:r w:rsidR="001354E4">
            <w:rPr>
              <w:rStyle w:val="Nmerodepgina"/>
              <w:rFonts w:ascii="Calibri" w:hAnsi="Calibri"/>
              <w:noProof/>
              <w:lang w:val="es-ES_tradnl"/>
            </w:rPr>
            <w:t>1</w:t>
          </w:r>
          <w:r w:rsidRPr="000A5710">
            <w:rPr>
              <w:rStyle w:val="Nmerodepgina"/>
              <w:rFonts w:ascii="Calibri" w:hAnsi="Calibri"/>
              <w:lang w:val="es-ES_tradnl"/>
            </w:rPr>
            <w:fldChar w:fldCharType="end"/>
          </w:r>
          <w:r w:rsidRPr="000A5710">
            <w:rPr>
              <w:rStyle w:val="Nmerodepgina"/>
              <w:rFonts w:ascii="Calibri" w:hAnsi="Calibri"/>
              <w:lang w:val="es-ES_tradnl"/>
            </w:rPr>
            <w:t xml:space="preserve"> de </w:t>
          </w:r>
          <w:r>
            <w:rPr>
              <w:rStyle w:val="Nmerodepgina"/>
              <w:rFonts w:ascii="Calibri" w:hAnsi="Calibri"/>
              <w:lang w:val="es-ES_tradnl"/>
            </w:rPr>
            <w:fldChar w:fldCharType="begin"/>
          </w:r>
          <w:r>
            <w:rPr>
              <w:rStyle w:val="Nmerodepgina"/>
              <w:rFonts w:ascii="Calibri" w:hAnsi="Calibri"/>
              <w:lang w:val="es-ES_tradnl"/>
            </w:rPr>
            <w:instrText xml:space="preserve"> NUMPAGES  </w:instrText>
          </w:r>
          <w:r>
            <w:rPr>
              <w:rStyle w:val="Nmerodepgina"/>
              <w:rFonts w:ascii="Calibri" w:hAnsi="Calibri"/>
              <w:lang w:val="es-ES_tradnl"/>
            </w:rPr>
            <w:fldChar w:fldCharType="separate"/>
          </w:r>
          <w:r w:rsidR="001354E4">
            <w:rPr>
              <w:rStyle w:val="Nmerodepgina"/>
              <w:rFonts w:ascii="Calibri" w:hAnsi="Calibri"/>
              <w:noProof/>
              <w:lang w:val="es-ES_tradnl"/>
            </w:rPr>
            <w:t>6</w:t>
          </w:r>
          <w:r>
            <w:rPr>
              <w:rStyle w:val="Nmerodepgina"/>
              <w:rFonts w:ascii="Calibri" w:hAnsi="Calibri"/>
              <w:lang w:val="es-ES_tradnl"/>
            </w:rPr>
            <w:fldChar w:fldCharType="end"/>
          </w:r>
        </w:p>
      </w:tc>
    </w:tr>
  </w:tbl>
  <w:p w14:paraId="5049E629" w14:textId="77777777" w:rsidR="00361CED" w:rsidRDefault="00361C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3B9004" w14:textId="77777777" w:rsidR="00E6716B" w:rsidRDefault="00E6716B" w:rsidP="00361CED">
      <w:pPr>
        <w:spacing w:after="0" w:line="240" w:lineRule="auto"/>
      </w:pPr>
      <w:r>
        <w:separator/>
      </w:r>
    </w:p>
  </w:footnote>
  <w:footnote w:type="continuationSeparator" w:id="0">
    <w:p w14:paraId="6998F272" w14:textId="77777777" w:rsidR="00E6716B" w:rsidRDefault="00E6716B" w:rsidP="00361C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9E613" w14:textId="77777777" w:rsidR="00361CED" w:rsidRDefault="00361CED">
    <w:pPr>
      <w:pStyle w:val="Encabezado"/>
    </w:pPr>
  </w:p>
  <w:tbl>
    <w:tblPr>
      <w:tblW w:w="10161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  <w:tblPrChange w:id="165" w:author="Zambrano, Edwin" w:date="2020-05-10T01:10:00Z">
        <w:tblPr>
          <w:tblW w:w="10161" w:type="dxa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Look w:val="0000" w:firstRow="0" w:lastRow="0" w:firstColumn="0" w:lastColumn="0" w:noHBand="0" w:noVBand="0"/>
        </w:tblPr>
      </w:tblPrChange>
    </w:tblPr>
    <w:tblGrid>
      <w:gridCol w:w="5040"/>
      <w:gridCol w:w="5121"/>
      <w:tblGridChange w:id="166">
        <w:tblGrid>
          <w:gridCol w:w="5040"/>
          <w:gridCol w:w="5121"/>
        </w:tblGrid>
      </w:tblGridChange>
    </w:tblGrid>
    <w:tr w:rsidR="00361CED" w:rsidRPr="00145D6F" w14:paraId="5049E616" w14:textId="77777777" w:rsidTr="006F11CB">
      <w:trPr>
        <w:trHeight w:val="1266"/>
        <w:jc w:val="center"/>
        <w:trPrChange w:id="167" w:author="Zambrano, Edwin" w:date="2020-05-10T01:10:00Z">
          <w:trPr>
            <w:trHeight w:val="710"/>
            <w:jc w:val="center"/>
          </w:trPr>
        </w:trPrChange>
      </w:trPr>
      <w:tc>
        <w:tcPr>
          <w:tcW w:w="5040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vAlign w:val="center"/>
          <w:tcPrChange w:id="168" w:author="Zambrano, Edwin" w:date="2020-05-10T01:10:00Z">
            <w:tcPr>
              <w:tcW w:w="5040" w:type="dxa"/>
              <w:tcBorders>
                <w:top w:val="single" w:sz="4" w:space="0" w:color="auto"/>
                <w:left w:val="single" w:sz="4" w:space="0" w:color="auto"/>
                <w:bottom w:val="nil"/>
                <w:right w:val="single" w:sz="4" w:space="0" w:color="auto"/>
              </w:tcBorders>
              <w:vAlign w:val="center"/>
            </w:tcPr>
          </w:tcPrChange>
        </w:tcPr>
        <w:p w14:paraId="5049E614" w14:textId="6569A8D9" w:rsidR="00361CED" w:rsidRPr="00D86B27" w:rsidRDefault="00361CED">
          <w:pPr>
            <w:pStyle w:val="Encabezado"/>
            <w:spacing w:line="276" w:lineRule="auto"/>
            <w:jc w:val="center"/>
            <w:rPr>
              <w:rFonts w:cstheme="minorHAnsi"/>
              <w:b/>
            </w:rPr>
            <w:pPrChange w:id="169" w:author="Zambrano, Edwin" w:date="2020-05-10T01:10:00Z">
              <w:pPr>
                <w:pStyle w:val="Encabezado"/>
                <w:jc w:val="center"/>
              </w:pPr>
            </w:pPrChange>
          </w:pPr>
          <w:bookmarkStart w:id="170" w:name="OLE_LINK1"/>
          <w:bookmarkStart w:id="171" w:name="OLE_LINK2"/>
          <w:del w:id="172" w:author="Zambrano, Edwin" w:date="2020-05-10T01:08:00Z">
            <w:r w:rsidRPr="00D86B27" w:rsidDel="002C1AE7">
              <w:rPr>
                <w:rFonts w:cstheme="minorHAnsi"/>
                <w:noProof/>
              </w:rPr>
              <w:drawing>
                <wp:inline distT="0" distB="0" distL="0" distR="0" wp14:anchorId="5049E62A" wp14:editId="6F558138">
                  <wp:extent cx="2542057" cy="335280"/>
                  <wp:effectExtent l="0" t="0" r="0" b="762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792" b="10345"/>
                          <a:stretch/>
                        </pic:blipFill>
                        <pic:spPr bwMode="auto">
                          <a:xfrm>
                            <a:off x="0" y="0"/>
                            <a:ext cx="2560320" cy="337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del>
          <w:bookmarkEnd w:id="170"/>
          <w:bookmarkEnd w:id="171"/>
          <w:ins w:id="173" w:author="Zambrano, Edwin" w:date="2020-05-10T01:08:00Z">
            <w:r w:rsidR="002C1AE7">
              <w:rPr>
                <w:rFonts w:cstheme="minorHAnsi"/>
                <w:b/>
                <w:noProof/>
              </w:rPr>
              <w:drawing>
                <wp:inline distT="0" distB="0" distL="0" distR="0" wp14:anchorId="217F6FE4" wp14:editId="09E5A74A">
                  <wp:extent cx="1781175" cy="740310"/>
                  <wp:effectExtent l="0" t="0" r="0" b="3175"/>
                  <wp:docPr id="2" name="Imagen 2" descr="Imagen que contiene dibuj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 Oficial TC Trilex.png"/>
                          <pic:cNvPicPr/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853" cy="747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ins>
        </w:p>
      </w:tc>
      <w:tc>
        <w:tcPr>
          <w:tcW w:w="5121" w:type="dxa"/>
          <w:tcBorders>
            <w:top w:val="single" w:sz="4" w:space="0" w:color="auto"/>
            <w:left w:val="nil"/>
            <w:bottom w:val="nil"/>
            <w:right w:val="single" w:sz="4" w:space="0" w:color="auto"/>
          </w:tcBorders>
          <w:vAlign w:val="center"/>
          <w:tcPrChange w:id="174" w:author="Zambrano, Edwin" w:date="2020-05-10T01:10:00Z">
            <w:tcPr>
              <w:tcW w:w="5121" w:type="dxa"/>
              <w:tcBorders>
                <w:top w:val="single" w:sz="4" w:space="0" w:color="auto"/>
                <w:left w:val="nil"/>
                <w:bottom w:val="nil"/>
                <w:right w:val="single" w:sz="4" w:space="0" w:color="auto"/>
              </w:tcBorders>
              <w:vAlign w:val="center"/>
            </w:tcPr>
          </w:tcPrChange>
        </w:tcPr>
        <w:p w14:paraId="5049E615" w14:textId="77777777" w:rsidR="00361CED" w:rsidRPr="00D86B27" w:rsidRDefault="00361CED" w:rsidP="00FC6302">
          <w:pPr>
            <w:pStyle w:val="Encabezado"/>
            <w:jc w:val="center"/>
            <w:rPr>
              <w:rFonts w:cstheme="minorHAnsi"/>
              <w:b/>
              <w:szCs w:val="24"/>
            </w:rPr>
          </w:pPr>
          <w:r w:rsidRPr="00D86B27">
            <w:rPr>
              <w:rFonts w:cstheme="minorHAnsi"/>
              <w:b/>
              <w:sz w:val="32"/>
              <w:szCs w:val="24"/>
              <w:lang w:val="es-ES_tradnl"/>
            </w:rPr>
            <w:t>Procedimiento</w:t>
          </w:r>
        </w:p>
      </w:tc>
    </w:tr>
    <w:tr w:rsidR="00361CED" w:rsidRPr="00145D6F" w14:paraId="5049E619" w14:textId="77777777" w:rsidTr="00FC6302">
      <w:trPr>
        <w:trHeight w:val="710"/>
        <w:jc w:val="center"/>
      </w:trPr>
      <w:tc>
        <w:tcPr>
          <w:tcW w:w="5040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5049E617" w14:textId="77777777" w:rsidR="00361CED" w:rsidRPr="00D86B27" w:rsidRDefault="00361CED" w:rsidP="00FC6302">
          <w:pPr>
            <w:pStyle w:val="Encabezado"/>
            <w:jc w:val="center"/>
            <w:rPr>
              <w:rFonts w:cstheme="minorHAnsi"/>
              <w:b/>
              <w:szCs w:val="24"/>
            </w:rPr>
          </w:pPr>
          <w:r w:rsidRPr="00D86B27">
            <w:rPr>
              <w:rFonts w:cstheme="minorHAnsi"/>
              <w:b/>
              <w:szCs w:val="24"/>
              <w:lang w:val="es-ES_tradnl"/>
            </w:rPr>
            <w:t>Proceso:</w:t>
          </w:r>
          <w:r w:rsidRPr="00D86B27">
            <w:rPr>
              <w:rFonts w:cstheme="minorHAnsi"/>
              <w:szCs w:val="24"/>
              <w:lang w:val="es-ES_tradnl"/>
            </w:rPr>
            <w:t xml:space="preserve"> Logística</w:t>
          </w:r>
        </w:p>
      </w:tc>
      <w:tc>
        <w:tcPr>
          <w:tcW w:w="512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5049E618" w14:textId="7843DD2F" w:rsidR="00361CED" w:rsidRPr="00D86B27" w:rsidRDefault="00F67234" w:rsidP="00FC6302">
          <w:pPr>
            <w:pStyle w:val="Encabezado"/>
            <w:jc w:val="center"/>
            <w:rPr>
              <w:rFonts w:cstheme="minorHAnsi"/>
              <w:b/>
              <w:szCs w:val="24"/>
              <w:lang w:val="es-ES_tradnl"/>
            </w:rPr>
          </w:pPr>
          <w:ins w:id="175" w:author="Perez, Steeven" w:date="2020-07-03T13:48:00Z">
            <w:r>
              <w:rPr>
                <w:rFonts w:cstheme="minorHAnsi"/>
                <w:b/>
                <w:sz w:val="32"/>
                <w:szCs w:val="24"/>
                <w:lang w:val="es-ES_tradnl"/>
              </w:rPr>
              <w:t xml:space="preserve">SGI-TRI-13 </w:t>
            </w:r>
          </w:ins>
          <w:r w:rsidR="00361CED" w:rsidRPr="00D86B27">
            <w:rPr>
              <w:rFonts w:cstheme="minorHAnsi"/>
              <w:b/>
              <w:sz w:val="32"/>
              <w:szCs w:val="24"/>
              <w:lang w:val="es-ES_tradnl"/>
            </w:rPr>
            <w:t>Documentos de Exportación</w:t>
          </w:r>
        </w:p>
      </w:tc>
    </w:tr>
  </w:tbl>
  <w:p w14:paraId="5049E61A" w14:textId="77777777" w:rsidR="00361CED" w:rsidRDefault="00361CED">
    <w:pPr>
      <w:pStyle w:val="Encabezado"/>
    </w:pPr>
  </w:p>
  <w:p w14:paraId="5049E61B" w14:textId="77777777" w:rsidR="00361CED" w:rsidRDefault="00361CE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DC0E76"/>
    <w:multiLevelType w:val="hybridMultilevel"/>
    <w:tmpl w:val="4EC8E536"/>
    <w:lvl w:ilvl="0" w:tplc="A2925236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6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erez, Steeven">
    <w15:presenceInfo w15:providerId="None" w15:userId="Perez, Steeven"/>
  </w15:person>
  <w15:person w15:author="Zambrano, Edwin">
    <w15:presenceInfo w15:providerId="None" w15:userId="Zambrano, Edwin"/>
  </w15:person>
  <w15:person w15:author="Olvera, Fernanda">
    <w15:presenceInfo w15:providerId="AD" w15:userId="S::fernanda.olvera@tc.tc::8762709d-55ae-4218-8411-33b6c3c21151"/>
  </w15:person>
  <w15:person w15:author="Perez, Steeven [2]">
    <w15:presenceInfo w15:providerId="AD" w15:userId="S::steeven.perez@tc.tc::56a4bc4e-9f84-4790-a743-d921dccbe01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trackRevision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E00"/>
    <w:rsid w:val="00017780"/>
    <w:rsid w:val="00024802"/>
    <w:rsid w:val="00025BF3"/>
    <w:rsid w:val="00032EF3"/>
    <w:rsid w:val="00051F06"/>
    <w:rsid w:val="00087906"/>
    <w:rsid w:val="00094C61"/>
    <w:rsid w:val="000B5B21"/>
    <w:rsid w:val="000C277B"/>
    <w:rsid w:val="000C3B79"/>
    <w:rsid w:val="000D39D4"/>
    <w:rsid w:val="000D4ECA"/>
    <w:rsid w:val="000E0125"/>
    <w:rsid w:val="0010599A"/>
    <w:rsid w:val="001173B7"/>
    <w:rsid w:val="00132BE0"/>
    <w:rsid w:val="001354E4"/>
    <w:rsid w:val="00150EEE"/>
    <w:rsid w:val="0017391C"/>
    <w:rsid w:val="0018201E"/>
    <w:rsid w:val="001C0F55"/>
    <w:rsid w:val="001D27BD"/>
    <w:rsid w:val="001E5B99"/>
    <w:rsid w:val="002014D3"/>
    <w:rsid w:val="00271A41"/>
    <w:rsid w:val="002A6D44"/>
    <w:rsid w:val="002C1AE7"/>
    <w:rsid w:val="002E4494"/>
    <w:rsid w:val="002F38BA"/>
    <w:rsid w:val="003375C4"/>
    <w:rsid w:val="00361CED"/>
    <w:rsid w:val="003B3A22"/>
    <w:rsid w:val="003E10F6"/>
    <w:rsid w:val="003E2642"/>
    <w:rsid w:val="00401DE2"/>
    <w:rsid w:val="004075A5"/>
    <w:rsid w:val="00412443"/>
    <w:rsid w:val="004310CD"/>
    <w:rsid w:val="004445DE"/>
    <w:rsid w:val="00457B8A"/>
    <w:rsid w:val="00485771"/>
    <w:rsid w:val="0049747D"/>
    <w:rsid w:val="004C78AC"/>
    <w:rsid w:val="00547B51"/>
    <w:rsid w:val="005B6AC6"/>
    <w:rsid w:val="00670EE6"/>
    <w:rsid w:val="00684C81"/>
    <w:rsid w:val="006910A7"/>
    <w:rsid w:val="00696031"/>
    <w:rsid w:val="006C660C"/>
    <w:rsid w:val="006F11CB"/>
    <w:rsid w:val="00752744"/>
    <w:rsid w:val="0076515B"/>
    <w:rsid w:val="00777105"/>
    <w:rsid w:val="00791515"/>
    <w:rsid w:val="007A28DB"/>
    <w:rsid w:val="007B74D0"/>
    <w:rsid w:val="007D6765"/>
    <w:rsid w:val="00803DF8"/>
    <w:rsid w:val="00815C04"/>
    <w:rsid w:val="008307C1"/>
    <w:rsid w:val="00861E53"/>
    <w:rsid w:val="008659B9"/>
    <w:rsid w:val="008B5893"/>
    <w:rsid w:val="008E4A0C"/>
    <w:rsid w:val="00900B42"/>
    <w:rsid w:val="009040CB"/>
    <w:rsid w:val="00940AA7"/>
    <w:rsid w:val="00955DB4"/>
    <w:rsid w:val="009745E8"/>
    <w:rsid w:val="009A44CD"/>
    <w:rsid w:val="009D02C5"/>
    <w:rsid w:val="009E1AE5"/>
    <w:rsid w:val="00A0557E"/>
    <w:rsid w:val="00A20E38"/>
    <w:rsid w:val="00A340C7"/>
    <w:rsid w:val="00A35353"/>
    <w:rsid w:val="00A4518E"/>
    <w:rsid w:val="00A821AA"/>
    <w:rsid w:val="00A8527F"/>
    <w:rsid w:val="00AB7F23"/>
    <w:rsid w:val="00AD3897"/>
    <w:rsid w:val="00AE7154"/>
    <w:rsid w:val="00B12905"/>
    <w:rsid w:val="00B20072"/>
    <w:rsid w:val="00B34E0B"/>
    <w:rsid w:val="00B41A8E"/>
    <w:rsid w:val="00BD4E59"/>
    <w:rsid w:val="00C26ED8"/>
    <w:rsid w:val="00C31BB9"/>
    <w:rsid w:val="00C54EC7"/>
    <w:rsid w:val="00CB130E"/>
    <w:rsid w:val="00CC1769"/>
    <w:rsid w:val="00CC2F51"/>
    <w:rsid w:val="00CD16D0"/>
    <w:rsid w:val="00CF6C74"/>
    <w:rsid w:val="00D04041"/>
    <w:rsid w:val="00D24288"/>
    <w:rsid w:val="00D718F8"/>
    <w:rsid w:val="00D86B27"/>
    <w:rsid w:val="00DA3E00"/>
    <w:rsid w:val="00DB0174"/>
    <w:rsid w:val="00DC2B4F"/>
    <w:rsid w:val="00DF5A9D"/>
    <w:rsid w:val="00E0247B"/>
    <w:rsid w:val="00E24250"/>
    <w:rsid w:val="00E27300"/>
    <w:rsid w:val="00E44FBF"/>
    <w:rsid w:val="00E6013A"/>
    <w:rsid w:val="00E6716B"/>
    <w:rsid w:val="00ED3407"/>
    <w:rsid w:val="00ED3B0B"/>
    <w:rsid w:val="00ED3D0E"/>
    <w:rsid w:val="00EE3F71"/>
    <w:rsid w:val="00F237E8"/>
    <w:rsid w:val="00F67234"/>
    <w:rsid w:val="00F7203D"/>
    <w:rsid w:val="00F91760"/>
    <w:rsid w:val="00FA230A"/>
    <w:rsid w:val="00FC2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049E524"/>
  <w15:docId w15:val="{4C1C74BD-9B1C-4468-BF8F-CA3938023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letraverdanachica">
    <w:name w:val="letraverdanachica"/>
    <w:basedOn w:val="Normal"/>
    <w:rsid w:val="00D040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etraverdanamaschica">
    <w:name w:val="letraverdanamaschica"/>
    <w:basedOn w:val="Normal"/>
    <w:rsid w:val="00D040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etraverdanachica1">
    <w:name w:val="letraverdanachica1"/>
    <w:basedOn w:val="Fuentedeprrafopredeter"/>
    <w:rsid w:val="00D04041"/>
  </w:style>
  <w:style w:type="character" w:customStyle="1" w:styleId="apple-converted-space">
    <w:name w:val="apple-converted-space"/>
    <w:basedOn w:val="Fuentedeprrafopredeter"/>
    <w:rsid w:val="00D04041"/>
  </w:style>
  <w:style w:type="paragraph" w:styleId="Prrafodelista">
    <w:name w:val="List Paragraph"/>
    <w:basedOn w:val="Normal"/>
    <w:uiPriority w:val="34"/>
    <w:qFormat/>
    <w:rsid w:val="00D0404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E3F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3F7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361C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1CED"/>
  </w:style>
  <w:style w:type="paragraph" w:styleId="Piedepgina">
    <w:name w:val="footer"/>
    <w:basedOn w:val="Normal"/>
    <w:link w:val="PiedepginaCar"/>
    <w:unhideWhenUsed/>
    <w:rsid w:val="00361C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361CED"/>
  </w:style>
  <w:style w:type="character" w:styleId="Nmerodepgina">
    <w:name w:val="page number"/>
    <w:basedOn w:val="Fuentedeprrafopredeter"/>
    <w:rsid w:val="00361CED"/>
  </w:style>
  <w:style w:type="paragraph" w:styleId="Revisin">
    <w:name w:val="Revision"/>
    <w:hidden/>
    <w:uiPriority w:val="99"/>
    <w:semiHidden/>
    <w:rsid w:val="0010599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564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88A07C-B45C-4731-B133-B52426E5B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9</Pages>
  <Words>628</Words>
  <Characters>3459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SHIRLEY DAVILA</dc:creator>
  <cp:lastModifiedBy>Olvera, Fernanda</cp:lastModifiedBy>
  <cp:revision>18</cp:revision>
  <cp:lastPrinted>2021-07-21T21:15:00Z</cp:lastPrinted>
  <dcterms:created xsi:type="dcterms:W3CDTF">2020-08-11T17:58:00Z</dcterms:created>
  <dcterms:modified xsi:type="dcterms:W3CDTF">2021-07-21T21:15:00Z</dcterms:modified>
</cp:coreProperties>
</file>