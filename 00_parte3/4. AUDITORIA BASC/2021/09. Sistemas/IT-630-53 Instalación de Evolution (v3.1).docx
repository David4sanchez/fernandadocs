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C823FB" w14:textId="08FBEBC2" w:rsidR="008C163A" w:rsidRPr="003D2EDC" w:rsidRDefault="008C163A" w:rsidP="005C7562">
      <w:pPr>
        <w:jc w:val="both"/>
        <w:rPr>
          <w:rFonts w:ascii="Calibri" w:hAnsi="Calibri"/>
          <w:i/>
          <w:iCs/>
          <w:color w:val="0000CC"/>
          <w:szCs w:val="24"/>
          <w:lang w:val="es-EC"/>
          <w:rPrChange w:id="0" w:author="Zambrano, Edwin" w:date="2020-05-08T23:27:00Z">
            <w:rPr>
              <w:rFonts w:ascii="Calibri" w:hAnsi="Calibri"/>
              <w:szCs w:val="24"/>
              <w:lang w:val="es-EC"/>
            </w:rPr>
          </w:rPrChange>
        </w:rPr>
      </w:pPr>
      <w:r w:rsidRPr="003D2EDC">
        <w:rPr>
          <w:rFonts w:ascii="Calibri" w:hAnsi="Calibri"/>
          <w:i/>
          <w:iCs/>
          <w:color w:val="0000CC"/>
          <w:szCs w:val="24"/>
          <w:lang w:val="es-EC"/>
          <w:rPrChange w:id="1" w:author="Zambrano, Edwin" w:date="2020-05-08T23:27:00Z">
            <w:rPr>
              <w:rFonts w:ascii="Calibri" w:hAnsi="Calibri"/>
              <w:szCs w:val="24"/>
              <w:lang w:val="es-EC"/>
            </w:rPr>
          </w:rPrChange>
        </w:rPr>
        <w:t xml:space="preserve">Este instructivo al momento se lo tiene bajo un acuerdo de servicio con Grupo </w:t>
      </w:r>
      <w:r w:rsidR="003D2EDC" w:rsidRPr="003D2EDC">
        <w:rPr>
          <w:rFonts w:ascii="Calibri" w:hAnsi="Calibri"/>
          <w:i/>
          <w:iCs/>
          <w:color w:val="0000CC"/>
          <w:szCs w:val="24"/>
          <w:lang w:val="es-EC"/>
          <w:rPrChange w:id="2" w:author="Zambrano, Edwin" w:date="2020-05-08T23:27:00Z">
            <w:rPr>
              <w:rFonts w:ascii="Calibri" w:hAnsi="Calibri"/>
              <w:szCs w:val="24"/>
              <w:lang w:val="es-EC"/>
            </w:rPr>
          </w:rPrChange>
        </w:rPr>
        <w:t>Berlín</w:t>
      </w:r>
      <w:r w:rsidRPr="003D2EDC">
        <w:rPr>
          <w:rFonts w:ascii="Calibri" w:hAnsi="Calibri"/>
          <w:i/>
          <w:iCs/>
          <w:color w:val="0000CC"/>
          <w:szCs w:val="24"/>
          <w:lang w:val="es-EC"/>
          <w:rPrChange w:id="3" w:author="Zambrano, Edwin" w:date="2020-05-08T23:27:00Z">
            <w:rPr>
              <w:rFonts w:ascii="Calibri" w:hAnsi="Calibri"/>
              <w:szCs w:val="24"/>
              <w:lang w:val="es-EC"/>
            </w:rPr>
          </w:rPrChange>
        </w:rPr>
        <w:t>.</w:t>
      </w:r>
    </w:p>
    <w:p w14:paraId="148155C0" w14:textId="11EA7CF3" w:rsidR="00CF5D61" w:rsidRPr="005C7562" w:rsidRDefault="00CF5D61" w:rsidP="005C7562">
      <w:pPr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 xml:space="preserve">Si se va a instalar </w:t>
      </w:r>
      <w:r w:rsidR="00B07687" w:rsidRPr="005C7562">
        <w:rPr>
          <w:rFonts w:ascii="Calibri" w:hAnsi="Calibri"/>
          <w:szCs w:val="24"/>
          <w:lang w:val="es-ES"/>
        </w:rPr>
        <w:t>Evolution</w:t>
      </w:r>
      <w:r w:rsidRPr="005C7562">
        <w:rPr>
          <w:rFonts w:ascii="Calibri" w:hAnsi="Calibri"/>
          <w:szCs w:val="24"/>
          <w:lang w:val="es-ES"/>
        </w:rPr>
        <w:t xml:space="preserve"> sobre un servidor virtualizado, seguir las instrucciones que hacen referencia a la instalación sobre este tipo de servidor, caso contrario ubicar las instrucciones “Instalación servidor”</w:t>
      </w:r>
      <w:r w:rsidR="008C163A">
        <w:rPr>
          <w:rFonts w:ascii="Calibri" w:hAnsi="Calibri"/>
          <w:szCs w:val="24"/>
          <w:lang w:val="es-ES"/>
        </w:rPr>
        <w:t>.</w:t>
      </w:r>
    </w:p>
    <w:p w14:paraId="40C361F2" w14:textId="77777777" w:rsidR="00BF2606" w:rsidRPr="005C7562" w:rsidRDefault="00BF2606" w:rsidP="005C7562">
      <w:pPr>
        <w:jc w:val="both"/>
        <w:rPr>
          <w:rFonts w:ascii="Calibri" w:hAnsi="Calibri"/>
          <w:szCs w:val="24"/>
          <w:lang w:val="es-ES"/>
        </w:rPr>
      </w:pPr>
    </w:p>
    <w:p w14:paraId="2291476C" w14:textId="77777777" w:rsidR="00F9673E" w:rsidRPr="005C7562" w:rsidRDefault="00645828" w:rsidP="005C7562">
      <w:pPr>
        <w:jc w:val="both"/>
        <w:rPr>
          <w:rFonts w:ascii="Calibri" w:hAnsi="Calibri"/>
          <w:b/>
          <w:szCs w:val="24"/>
          <w:lang w:val="es-ES"/>
        </w:rPr>
      </w:pPr>
      <w:r w:rsidRPr="005C7562">
        <w:rPr>
          <w:rFonts w:ascii="Calibri" w:hAnsi="Calibri"/>
          <w:b/>
          <w:szCs w:val="24"/>
          <w:lang w:val="es-ES"/>
        </w:rPr>
        <w:t>Instalación</w:t>
      </w:r>
      <w:r w:rsidR="00500AC2">
        <w:rPr>
          <w:rFonts w:ascii="Calibri" w:hAnsi="Calibri"/>
          <w:b/>
          <w:szCs w:val="24"/>
          <w:lang w:val="es-ES"/>
        </w:rPr>
        <w:t xml:space="preserve"> </w:t>
      </w:r>
      <w:r w:rsidRPr="005C7562">
        <w:rPr>
          <w:rFonts w:ascii="Calibri" w:hAnsi="Calibri"/>
          <w:b/>
          <w:szCs w:val="24"/>
          <w:lang w:val="es-ES"/>
        </w:rPr>
        <w:t>servidor</w:t>
      </w:r>
    </w:p>
    <w:p w14:paraId="3A6DD127" w14:textId="77777777" w:rsidR="00B3637E" w:rsidRPr="005C7562" w:rsidRDefault="00F9673E" w:rsidP="005C7562">
      <w:pPr>
        <w:numPr>
          <w:ilvl w:val="0"/>
          <w:numId w:val="1"/>
        </w:numPr>
        <w:tabs>
          <w:tab w:val="num" w:pos="720"/>
        </w:tabs>
        <w:ind w:left="720" w:hanging="720"/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 xml:space="preserve">Insertar el CD </w:t>
      </w:r>
      <w:r w:rsidR="006F4F40" w:rsidRPr="005C7562">
        <w:rPr>
          <w:rFonts w:ascii="Calibri" w:hAnsi="Calibri"/>
          <w:szCs w:val="24"/>
          <w:lang w:val="es-ES"/>
        </w:rPr>
        <w:t>Smart Start</w:t>
      </w:r>
    </w:p>
    <w:p w14:paraId="21FD939F" w14:textId="77777777" w:rsidR="00B3637E" w:rsidRPr="005C7562" w:rsidRDefault="00B3637E" w:rsidP="005C7562">
      <w:pPr>
        <w:numPr>
          <w:ilvl w:val="0"/>
          <w:numId w:val="1"/>
        </w:numPr>
        <w:tabs>
          <w:tab w:val="num" w:pos="720"/>
        </w:tabs>
        <w:ind w:left="720" w:hanging="720"/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>Seleccionar la versión del SmartStart X.XX</w:t>
      </w:r>
    </w:p>
    <w:p w14:paraId="1814F50F" w14:textId="77777777" w:rsidR="002C759B" w:rsidRPr="005C7562" w:rsidRDefault="00B3637E" w:rsidP="005C7562">
      <w:pPr>
        <w:numPr>
          <w:ilvl w:val="0"/>
          <w:numId w:val="1"/>
        </w:numPr>
        <w:tabs>
          <w:tab w:val="num" w:pos="720"/>
        </w:tabs>
        <w:ind w:left="720" w:hanging="720"/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 xml:space="preserve">Seleccionar Español como idioma </w:t>
      </w:r>
      <w:r w:rsidR="002C759B" w:rsidRPr="005C7562">
        <w:rPr>
          <w:rFonts w:ascii="Calibri" w:hAnsi="Calibri"/>
          <w:szCs w:val="24"/>
          <w:lang w:val="es-ES"/>
        </w:rPr>
        <w:t>de instalación e idioma del teclado</w:t>
      </w:r>
    </w:p>
    <w:p w14:paraId="770A000F" w14:textId="77777777" w:rsidR="002C759B" w:rsidRPr="005C7562" w:rsidRDefault="002C759B" w:rsidP="005C7562">
      <w:pPr>
        <w:numPr>
          <w:ilvl w:val="0"/>
          <w:numId w:val="1"/>
        </w:numPr>
        <w:tabs>
          <w:tab w:val="num" w:pos="720"/>
        </w:tabs>
        <w:ind w:left="720" w:hanging="720"/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>Seleccionar la opción de instalar</w:t>
      </w:r>
    </w:p>
    <w:p w14:paraId="55B147D1" w14:textId="77777777" w:rsidR="002C759B" w:rsidRPr="005C7562" w:rsidRDefault="002C759B" w:rsidP="005C7562">
      <w:pPr>
        <w:numPr>
          <w:ilvl w:val="0"/>
          <w:numId w:val="1"/>
        </w:numPr>
        <w:tabs>
          <w:tab w:val="num" w:pos="720"/>
        </w:tabs>
        <w:ind w:left="720" w:hanging="720"/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>Seleccionar el arreglo de disco en donde se vaya a instalar</w:t>
      </w:r>
    </w:p>
    <w:p w14:paraId="0D1D0D3F" w14:textId="77777777" w:rsidR="00F9673E" w:rsidRPr="005C7562" w:rsidRDefault="002C759B" w:rsidP="005C7562">
      <w:pPr>
        <w:numPr>
          <w:ilvl w:val="0"/>
          <w:numId w:val="1"/>
        </w:numPr>
        <w:tabs>
          <w:tab w:val="num" w:pos="720"/>
        </w:tabs>
        <w:ind w:left="720" w:hanging="720"/>
        <w:jc w:val="both"/>
        <w:rPr>
          <w:rFonts w:ascii="Calibri" w:hAnsi="Calibri"/>
          <w:szCs w:val="24"/>
          <w:lang w:val="en-GB"/>
        </w:rPr>
      </w:pPr>
      <w:r w:rsidRPr="005C7562">
        <w:rPr>
          <w:rFonts w:ascii="Calibri" w:hAnsi="Calibri"/>
          <w:szCs w:val="24"/>
          <w:lang w:val="en-GB"/>
        </w:rPr>
        <w:t xml:space="preserve">Seleccionar Windows </w:t>
      </w:r>
      <w:r w:rsidR="00FA4897" w:rsidRPr="005C7562">
        <w:rPr>
          <w:rFonts w:ascii="Calibri" w:hAnsi="Calibri"/>
          <w:szCs w:val="24"/>
          <w:lang w:val="en-GB"/>
        </w:rPr>
        <w:t>Server 2008 R2</w:t>
      </w:r>
      <w:r w:rsidRPr="005C7562">
        <w:rPr>
          <w:rFonts w:ascii="Calibri" w:hAnsi="Calibri"/>
          <w:szCs w:val="24"/>
          <w:lang w:val="en-GB"/>
        </w:rPr>
        <w:t xml:space="preserve"> Standard</w:t>
      </w:r>
      <w:r w:rsidR="00F9673E" w:rsidRPr="005C7562">
        <w:rPr>
          <w:rFonts w:ascii="Calibri" w:hAnsi="Calibri"/>
          <w:szCs w:val="24"/>
          <w:lang w:val="en-GB"/>
        </w:rPr>
        <w:t>.</w:t>
      </w:r>
    </w:p>
    <w:p w14:paraId="2E91E814" w14:textId="77777777" w:rsidR="002C759B" w:rsidRPr="005C7562" w:rsidRDefault="002C759B" w:rsidP="005C7562">
      <w:pPr>
        <w:numPr>
          <w:ilvl w:val="0"/>
          <w:numId w:val="1"/>
        </w:numPr>
        <w:tabs>
          <w:tab w:val="num" w:pos="720"/>
        </w:tabs>
        <w:ind w:left="720" w:hanging="720"/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>Ingresar el nombre del pc, la clave del administrador, descripción del equipo, el serial de la versión del sistema operativo y la zona horaria a seleccionar GMT -5 Bogotá, Lima, Quito</w:t>
      </w:r>
    </w:p>
    <w:p w14:paraId="2E8117F7" w14:textId="77777777" w:rsidR="002C759B" w:rsidRPr="005C7562" w:rsidRDefault="002C759B" w:rsidP="005C7562">
      <w:pPr>
        <w:numPr>
          <w:ilvl w:val="0"/>
          <w:numId w:val="1"/>
        </w:numPr>
        <w:tabs>
          <w:tab w:val="num" w:pos="720"/>
        </w:tabs>
        <w:ind w:left="720" w:hanging="720"/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>Siguiente</w:t>
      </w:r>
    </w:p>
    <w:p w14:paraId="29812A43" w14:textId="77777777" w:rsidR="00CB1151" w:rsidRPr="005C7562" w:rsidRDefault="00E33AC2" w:rsidP="005C7562">
      <w:pPr>
        <w:numPr>
          <w:ilvl w:val="0"/>
          <w:numId w:val="1"/>
        </w:numPr>
        <w:tabs>
          <w:tab w:val="num" w:pos="720"/>
        </w:tabs>
        <w:ind w:left="720" w:hanging="720"/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>Verificar que estén correctas las opciones seleccionadas previamente</w:t>
      </w:r>
    </w:p>
    <w:p w14:paraId="5B3F0369" w14:textId="77777777" w:rsidR="00F9673E" w:rsidRPr="005C7562" w:rsidRDefault="00E33AC2" w:rsidP="005C7562">
      <w:pPr>
        <w:numPr>
          <w:ilvl w:val="0"/>
          <w:numId w:val="1"/>
        </w:numPr>
        <w:tabs>
          <w:tab w:val="num" w:pos="720"/>
        </w:tabs>
        <w:ind w:left="720" w:hanging="720"/>
        <w:jc w:val="both"/>
        <w:rPr>
          <w:rFonts w:ascii="Calibri" w:hAnsi="Calibri"/>
          <w:szCs w:val="24"/>
          <w:lang w:val="es-EC"/>
        </w:rPr>
      </w:pPr>
      <w:r w:rsidRPr="005C7562">
        <w:rPr>
          <w:rFonts w:ascii="Calibri" w:hAnsi="Calibri"/>
          <w:szCs w:val="24"/>
          <w:lang w:val="es-ES"/>
        </w:rPr>
        <w:t>Reiniciar el servidor,</w:t>
      </w:r>
      <w:r w:rsidR="00CB1151" w:rsidRPr="005C7562">
        <w:rPr>
          <w:rFonts w:ascii="Calibri" w:hAnsi="Calibri"/>
          <w:szCs w:val="24"/>
          <w:lang w:val="es-ES"/>
        </w:rPr>
        <w:t xml:space="preserve"> luego</w:t>
      </w:r>
      <w:r w:rsidRPr="005C7562">
        <w:rPr>
          <w:rFonts w:ascii="Calibri" w:hAnsi="Calibri"/>
          <w:szCs w:val="24"/>
          <w:lang w:val="es-ES"/>
        </w:rPr>
        <w:t xml:space="preserve"> de esto</w:t>
      </w:r>
      <w:r w:rsidR="00CB1151" w:rsidRPr="005C7562">
        <w:rPr>
          <w:rFonts w:ascii="Calibri" w:hAnsi="Calibri"/>
          <w:szCs w:val="24"/>
          <w:lang w:val="es-ES"/>
        </w:rPr>
        <w:t xml:space="preserve"> solicitará el cd del sistema operativo.</w:t>
      </w:r>
    </w:p>
    <w:p w14:paraId="1B72C064" w14:textId="77777777" w:rsidR="00F9673E" w:rsidRPr="005C7562" w:rsidRDefault="00F9673E" w:rsidP="005C7562">
      <w:pPr>
        <w:numPr>
          <w:ilvl w:val="0"/>
          <w:numId w:val="1"/>
        </w:numPr>
        <w:tabs>
          <w:tab w:val="num" w:pos="720"/>
        </w:tabs>
        <w:ind w:left="720" w:hanging="720"/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 xml:space="preserve">Windows Setup – </w:t>
      </w:r>
      <w:r w:rsidR="00CB1151" w:rsidRPr="005C7562">
        <w:rPr>
          <w:rFonts w:ascii="Calibri" w:hAnsi="Calibri"/>
          <w:szCs w:val="24"/>
          <w:lang w:val="es-ES"/>
        </w:rPr>
        <w:t>Configuración de red</w:t>
      </w:r>
      <w:r w:rsidRPr="005C7562">
        <w:rPr>
          <w:rFonts w:ascii="Calibri" w:hAnsi="Calibri"/>
          <w:szCs w:val="24"/>
          <w:lang w:val="es-ES"/>
        </w:rPr>
        <w:t>.</w:t>
      </w:r>
    </w:p>
    <w:p w14:paraId="1C4B8FBA" w14:textId="77777777" w:rsidR="00F9673E" w:rsidRPr="005C7562" w:rsidRDefault="00F9673E" w:rsidP="005C7562">
      <w:pPr>
        <w:numPr>
          <w:ilvl w:val="0"/>
          <w:numId w:val="1"/>
        </w:numPr>
        <w:tabs>
          <w:tab w:val="num" w:pos="720"/>
        </w:tabs>
        <w:ind w:left="720" w:hanging="720"/>
        <w:jc w:val="both"/>
        <w:rPr>
          <w:rFonts w:ascii="Calibri" w:hAnsi="Calibri"/>
          <w:szCs w:val="24"/>
        </w:rPr>
      </w:pPr>
      <w:r w:rsidRPr="005C7562">
        <w:rPr>
          <w:rFonts w:ascii="Calibri" w:hAnsi="Calibri"/>
          <w:szCs w:val="24"/>
        </w:rPr>
        <w:t xml:space="preserve">Windows Setup – </w:t>
      </w:r>
      <w:r w:rsidR="00CB1151" w:rsidRPr="005C7562">
        <w:rPr>
          <w:rFonts w:ascii="Calibri" w:hAnsi="Calibri"/>
          <w:szCs w:val="24"/>
        </w:rPr>
        <w:t>Configuración típica</w:t>
      </w:r>
      <w:r w:rsidRPr="005C7562">
        <w:rPr>
          <w:rFonts w:ascii="Calibri" w:hAnsi="Calibri"/>
          <w:szCs w:val="24"/>
        </w:rPr>
        <w:t>.</w:t>
      </w:r>
    </w:p>
    <w:p w14:paraId="19D58C6B" w14:textId="77777777" w:rsidR="00506A54" w:rsidRPr="005C7562" w:rsidRDefault="00F9673E" w:rsidP="005C7562">
      <w:pPr>
        <w:numPr>
          <w:ilvl w:val="0"/>
          <w:numId w:val="1"/>
        </w:numPr>
        <w:tabs>
          <w:tab w:val="num" w:pos="720"/>
        </w:tabs>
        <w:ind w:left="720" w:hanging="720"/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 xml:space="preserve">Windows Setup – </w:t>
      </w:r>
      <w:r w:rsidR="00CB1151" w:rsidRPr="005C7562">
        <w:rPr>
          <w:rFonts w:ascii="Calibri" w:hAnsi="Calibri"/>
          <w:szCs w:val="24"/>
          <w:lang w:val="es-ES"/>
        </w:rPr>
        <w:t>Escoger grupo de trabajo, luego se agregará el servidor al dominio</w:t>
      </w:r>
    </w:p>
    <w:p w14:paraId="3078A10A" w14:textId="77777777" w:rsidR="00506A54" w:rsidRPr="005C7562" w:rsidRDefault="00506A54" w:rsidP="005C7562">
      <w:pPr>
        <w:numPr>
          <w:ilvl w:val="0"/>
          <w:numId w:val="1"/>
        </w:numPr>
        <w:tabs>
          <w:tab w:val="num" w:pos="720"/>
        </w:tabs>
        <w:ind w:left="720" w:hanging="720"/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>Agregar la dirección ip del servidor 192.168.1.</w:t>
      </w:r>
      <w:r w:rsidR="00F15BF8" w:rsidRPr="005C7562">
        <w:rPr>
          <w:rFonts w:ascii="Calibri" w:hAnsi="Calibri"/>
          <w:szCs w:val="24"/>
          <w:lang w:val="es-ES"/>
        </w:rPr>
        <w:t>150</w:t>
      </w:r>
    </w:p>
    <w:p w14:paraId="1EC6D101" w14:textId="77777777" w:rsidR="00F9673E" w:rsidRPr="005C7562" w:rsidRDefault="00506A54" w:rsidP="005C7562">
      <w:pPr>
        <w:numPr>
          <w:ilvl w:val="0"/>
          <w:numId w:val="1"/>
        </w:numPr>
        <w:tabs>
          <w:tab w:val="num" w:pos="720"/>
        </w:tabs>
        <w:ind w:left="720" w:hanging="720"/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>En caso de que el equipo no esté agregado al dominio, se lo debe ingresar.</w:t>
      </w:r>
    </w:p>
    <w:p w14:paraId="4C4CDB12" w14:textId="77777777" w:rsidR="00AA7993" w:rsidRPr="005C7562" w:rsidRDefault="00AA7993" w:rsidP="005C7562">
      <w:pPr>
        <w:jc w:val="both"/>
        <w:rPr>
          <w:rFonts w:ascii="Calibri" w:hAnsi="Calibri"/>
          <w:szCs w:val="24"/>
          <w:lang w:val="es-ES"/>
        </w:rPr>
      </w:pPr>
    </w:p>
    <w:p w14:paraId="3B7D14DC" w14:textId="77777777" w:rsidR="00CF5D61" w:rsidRPr="005C7562" w:rsidRDefault="00CF5D61" w:rsidP="005C7562">
      <w:pPr>
        <w:pStyle w:val="Ttulo1"/>
        <w:jc w:val="both"/>
        <w:rPr>
          <w:rFonts w:ascii="Calibri" w:hAnsi="Calibri"/>
          <w:szCs w:val="24"/>
          <w:lang w:val="es-ES"/>
        </w:rPr>
      </w:pPr>
    </w:p>
    <w:p w14:paraId="48961529" w14:textId="77777777" w:rsidR="00CF5D61" w:rsidRPr="005C7562" w:rsidRDefault="00CF5D61" w:rsidP="005C7562">
      <w:pPr>
        <w:pStyle w:val="Ttulo1"/>
        <w:ind w:left="720" w:hanging="720"/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>Instalación</w:t>
      </w:r>
      <w:r w:rsidR="00500AC2">
        <w:rPr>
          <w:rFonts w:ascii="Calibri" w:hAnsi="Calibri"/>
          <w:szCs w:val="24"/>
          <w:lang w:val="es-ES"/>
        </w:rPr>
        <w:t xml:space="preserve"> </w:t>
      </w:r>
      <w:r w:rsidRPr="005C7562">
        <w:rPr>
          <w:rFonts w:ascii="Calibri" w:hAnsi="Calibri"/>
          <w:szCs w:val="24"/>
          <w:lang w:val="es-ES"/>
        </w:rPr>
        <w:t>servidor virtualizado</w:t>
      </w:r>
    </w:p>
    <w:p w14:paraId="40B6AC8C" w14:textId="77777777" w:rsidR="00CF5D61" w:rsidRPr="005C7562" w:rsidRDefault="00CF5D61" w:rsidP="005C7562">
      <w:pPr>
        <w:numPr>
          <w:ilvl w:val="0"/>
          <w:numId w:val="34"/>
        </w:numPr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 xml:space="preserve">Instalar VMWare player sobre una pc </w:t>
      </w:r>
    </w:p>
    <w:p w14:paraId="3B064ADB" w14:textId="77777777" w:rsidR="00CF5D61" w:rsidRPr="005C7562" w:rsidRDefault="00CF5D61" w:rsidP="005C7562">
      <w:pPr>
        <w:numPr>
          <w:ilvl w:val="0"/>
          <w:numId w:val="34"/>
        </w:numPr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 xml:space="preserve">Crear la máquina virtual para </w:t>
      </w:r>
      <w:r w:rsidR="00F15BF8" w:rsidRPr="005C7562">
        <w:rPr>
          <w:rFonts w:ascii="Calibri" w:hAnsi="Calibri"/>
          <w:szCs w:val="24"/>
          <w:lang w:val="es-ES"/>
        </w:rPr>
        <w:t>Evolution</w:t>
      </w:r>
      <w:r w:rsidRPr="005C7562">
        <w:rPr>
          <w:rFonts w:ascii="Calibri" w:hAnsi="Calibri"/>
          <w:szCs w:val="24"/>
          <w:lang w:val="es-ES"/>
        </w:rPr>
        <w:t>, consider</w:t>
      </w:r>
      <w:r w:rsidR="008B7DC9" w:rsidRPr="005C7562">
        <w:rPr>
          <w:rFonts w:ascii="Calibri" w:hAnsi="Calibri"/>
          <w:szCs w:val="24"/>
          <w:lang w:val="es-ES"/>
        </w:rPr>
        <w:t xml:space="preserve">ando </w:t>
      </w:r>
      <w:r w:rsidRPr="005C7562">
        <w:rPr>
          <w:rFonts w:ascii="Calibri" w:hAnsi="Calibri"/>
          <w:szCs w:val="24"/>
          <w:lang w:val="es-ES"/>
        </w:rPr>
        <w:t>la configuración siguiente:</w:t>
      </w:r>
    </w:p>
    <w:p w14:paraId="7B727EC9" w14:textId="77777777" w:rsidR="00CF5D61" w:rsidRPr="005C7562" w:rsidRDefault="00CF5D61" w:rsidP="005C7562">
      <w:pPr>
        <w:numPr>
          <w:ilvl w:val="2"/>
          <w:numId w:val="43"/>
        </w:numPr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>Memoria: 1.</w:t>
      </w:r>
      <w:r w:rsidR="008B7DC9" w:rsidRPr="005C7562">
        <w:rPr>
          <w:rFonts w:ascii="Calibri" w:hAnsi="Calibri"/>
          <w:szCs w:val="24"/>
          <w:lang w:val="es-ES"/>
        </w:rPr>
        <w:t>7</w:t>
      </w:r>
      <w:r w:rsidRPr="005C7562">
        <w:rPr>
          <w:rFonts w:ascii="Calibri" w:hAnsi="Calibri"/>
          <w:szCs w:val="24"/>
          <w:lang w:val="es-ES"/>
        </w:rPr>
        <w:t xml:space="preserve"> GB</w:t>
      </w:r>
    </w:p>
    <w:p w14:paraId="7276CCF1" w14:textId="77777777" w:rsidR="00CF5D61" w:rsidRPr="005C7562" w:rsidRDefault="00CF5D61" w:rsidP="005C7562">
      <w:pPr>
        <w:numPr>
          <w:ilvl w:val="2"/>
          <w:numId w:val="43"/>
        </w:numPr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>Partición para el sistema operativo: 4</w:t>
      </w:r>
      <w:r w:rsidR="008B7DC9" w:rsidRPr="005C7562">
        <w:rPr>
          <w:rFonts w:ascii="Calibri" w:hAnsi="Calibri"/>
          <w:szCs w:val="24"/>
          <w:lang w:val="es-ES"/>
        </w:rPr>
        <w:t>0</w:t>
      </w:r>
      <w:r w:rsidRPr="005C7562">
        <w:rPr>
          <w:rFonts w:ascii="Calibri" w:hAnsi="Calibri"/>
          <w:szCs w:val="24"/>
          <w:lang w:val="es-ES"/>
        </w:rPr>
        <w:t xml:space="preserve"> GB</w:t>
      </w:r>
    </w:p>
    <w:p w14:paraId="52A1375B" w14:textId="77777777" w:rsidR="00CF5D61" w:rsidRPr="005C7562" w:rsidRDefault="00F15BF8" w:rsidP="005C7562">
      <w:pPr>
        <w:numPr>
          <w:ilvl w:val="2"/>
          <w:numId w:val="43"/>
        </w:numPr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>Partició</w:t>
      </w:r>
      <w:r w:rsidR="00CF5D61" w:rsidRPr="005C7562">
        <w:rPr>
          <w:rFonts w:ascii="Calibri" w:hAnsi="Calibri"/>
          <w:szCs w:val="24"/>
          <w:lang w:val="es-ES"/>
        </w:rPr>
        <w:t>n para datos: 50 GB cada una</w:t>
      </w:r>
    </w:p>
    <w:p w14:paraId="0DD57700" w14:textId="77777777" w:rsidR="00CF5D61" w:rsidRPr="005C7562" w:rsidRDefault="00CF5D61" w:rsidP="005C7562">
      <w:pPr>
        <w:numPr>
          <w:ilvl w:val="0"/>
          <w:numId w:val="34"/>
        </w:numPr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>Habilitar el acceso a la unidad de cd-rom del pc</w:t>
      </w:r>
    </w:p>
    <w:p w14:paraId="514305C7" w14:textId="77777777" w:rsidR="008B7DC9" w:rsidRPr="005C7562" w:rsidRDefault="008B7DC9" w:rsidP="005C7562">
      <w:pPr>
        <w:numPr>
          <w:ilvl w:val="0"/>
          <w:numId w:val="34"/>
        </w:numPr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>Iniciar la máquina virtual desde el CD</w:t>
      </w:r>
    </w:p>
    <w:p w14:paraId="134187C6" w14:textId="77777777" w:rsidR="008B7DC9" w:rsidRPr="005C7562" w:rsidRDefault="008B7DC9" w:rsidP="005C7562">
      <w:pPr>
        <w:numPr>
          <w:ilvl w:val="0"/>
          <w:numId w:val="34"/>
        </w:numPr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>Crear la partición para el sistema operativo</w:t>
      </w:r>
    </w:p>
    <w:p w14:paraId="540280A9" w14:textId="77777777" w:rsidR="008B7DC9" w:rsidRPr="005C7562" w:rsidRDefault="008B7DC9" w:rsidP="005C7562">
      <w:pPr>
        <w:numPr>
          <w:ilvl w:val="0"/>
          <w:numId w:val="34"/>
        </w:numPr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>Formatear la partición con el sistema de archivo NTFS</w:t>
      </w:r>
    </w:p>
    <w:p w14:paraId="7F0EA30A" w14:textId="77777777" w:rsidR="008B7DC9" w:rsidRPr="005C7562" w:rsidRDefault="00E33AC2" w:rsidP="005C7562">
      <w:pPr>
        <w:numPr>
          <w:ilvl w:val="0"/>
          <w:numId w:val="34"/>
        </w:numPr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>Reiniciar equipo</w:t>
      </w:r>
    </w:p>
    <w:p w14:paraId="6F91BA0E" w14:textId="77777777" w:rsidR="008B7DC9" w:rsidRPr="005C7562" w:rsidRDefault="008B7DC9" w:rsidP="005C7562">
      <w:pPr>
        <w:numPr>
          <w:ilvl w:val="0"/>
          <w:numId w:val="34"/>
        </w:numPr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>Personalizar el idioma y la configuración regional</w:t>
      </w:r>
    </w:p>
    <w:p w14:paraId="449B9C01" w14:textId="77777777" w:rsidR="008B7DC9" w:rsidRPr="005C7562" w:rsidRDefault="00E33AC2" w:rsidP="005C7562">
      <w:pPr>
        <w:numPr>
          <w:ilvl w:val="0"/>
          <w:numId w:val="34"/>
        </w:numPr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 xml:space="preserve">Ingresar </w:t>
      </w:r>
      <w:r w:rsidR="008B7DC9" w:rsidRPr="005C7562">
        <w:rPr>
          <w:rFonts w:ascii="Calibri" w:hAnsi="Calibri"/>
          <w:szCs w:val="24"/>
          <w:lang w:val="es-ES"/>
        </w:rPr>
        <w:t>el nombre y organización</w:t>
      </w:r>
    </w:p>
    <w:p w14:paraId="20BCA204" w14:textId="77777777" w:rsidR="008B7DC9" w:rsidRPr="005C7562" w:rsidRDefault="00E33AC2" w:rsidP="005C7562">
      <w:pPr>
        <w:numPr>
          <w:ilvl w:val="0"/>
          <w:numId w:val="34"/>
        </w:numPr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>Ingresar</w:t>
      </w:r>
      <w:r w:rsidR="008B7DC9" w:rsidRPr="005C7562">
        <w:rPr>
          <w:rFonts w:ascii="Calibri" w:hAnsi="Calibri"/>
          <w:szCs w:val="24"/>
          <w:lang w:val="es-ES"/>
        </w:rPr>
        <w:t xml:space="preserve"> el serial del sistema operativo</w:t>
      </w:r>
    </w:p>
    <w:p w14:paraId="7FA02A26" w14:textId="77777777" w:rsidR="008B7DC9" w:rsidRPr="005C7562" w:rsidRDefault="008B7DC9" w:rsidP="005C7562">
      <w:pPr>
        <w:numPr>
          <w:ilvl w:val="0"/>
          <w:numId w:val="34"/>
        </w:numPr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>Ingr</w:t>
      </w:r>
      <w:r w:rsidR="00E33AC2" w:rsidRPr="005C7562">
        <w:rPr>
          <w:rFonts w:ascii="Calibri" w:hAnsi="Calibri"/>
          <w:szCs w:val="24"/>
          <w:lang w:val="es-ES"/>
        </w:rPr>
        <w:t>esar</w:t>
      </w:r>
      <w:r w:rsidRPr="005C7562">
        <w:rPr>
          <w:rFonts w:ascii="Calibri" w:hAnsi="Calibri"/>
          <w:szCs w:val="24"/>
          <w:lang w:val="es-ES"/>
        </w:rPr>
        <w:t xml:space="preserve"> la clave del administrador local para el sistema operativo.</w:t>
      </w:r>
    </w:p>
    <w:p w14:paraId="3E7DE492" w14:textId="77777777" w:rsidR="00E33AC2" w:rsidRPr="005C7562" w:rsidRDefault="00E33AC2" w:rsidP="005C7562">
      <w:pPr>
        <w:numPr>
          <w:ilvl w:val="0"/>
          <w:numId w:val="34"/>
        </w:numPr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lastRenderedPageBreak/>
        <w:t xml:space="preserve">Escoger Custom setting al momento de configurar </w:t>
      </w:r>
      <w:r w:rsidR="008B7DC9" w:rsidRPr="005C7562">
        <w:rPr>
          <w:rFonts w:ascii="Calibri" w:hAnsi="Calibri"/>
          <w:szCs w:val="24"/>
          <w:lang w:val="es-ES"/>
        </w:rPr>
        <w:t xml:space="preserve">la conexión de </w:t>
      </w:r>
    </w:p>
    <w:p w14:paraId="7EB69D1C" w14:textId="77777777" w:rsidR="008B7DC9" w:rsidRPr="005C7562" w:rsidRDefault="00E33AC2" w:rsidP="005C7562">
      <w:pPr>
        <w:numPr>
          <w:ilvl w:val="0"/>
          <w:numId w:val="34"/>
        </w:numPr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>Seleccionar</w:t>
      </w:r>
      <w:r w:rsidR="008B7DC9" w:rsidRPr="005C7562">
        <w:rPr>
          <w:rFonts w:ascii="Calibri" w:hAnsi="Calibri"/>
          <w:szCs w:val="24"/>
          <w:lang w:val="es-ES"/>
        </w:rPr>
        <w:t xml:space="preserve"> TCP/IP y agregue la ip, subred, puerta de enlace y los DNS</w:t>
      </w:r>
    </w:p>
    <w:p w14:paraId="3EB646D7" w14:textId="77777777" w:rsidR="008B7DC9" w:rsidRPr="005C7562" w:rsidRDefault="00E33AC2" w:rsidP="005C7562">
      <w:pPr>
        <w:numPr>
          <w:ilvl w:val="0"/>
          <w:numId w:val="34"/>
        </w:numPr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>Agregar e</w:t>
      </w:r>
      <w:r w:rsidR="008B7DC9" w:rsidRPr="005C7562">
        <w:rPr>
          <w:rFonts w:ascii="Calibri" w:hAnsi="Calibri"/>
          <w:szCs w:val="24"/>
          <w:lang w:val="es-ES"/>
        </w:rPr>
        <w:t xml:space="preserve">l equipo directamente al dominio o dejarlo en el Workgroups y luego que termine la </w:t>
      </w:r>
      <w:r w:rsidRPr="005C7562">
        <w:rPr>
          <w:rFonts w:ascii="Calibri" w:hAnsi="Calibri"/>
          <w:szCs w:val="24"/>
          <w:lang w:val="es-ES"/>
        </w:rPr>
        <w:t>instalación realizar el proceso</w:t>
      </w:r>
      <w:r w:rsidR="005C7562">
        <w:rPr>
          <w:rFonts w:ascii="Calibri" w:hAnsi="Calibri"/>
          <w:szCs w:val="24"/>
          <w:lang w:val="es-ES"/>
        </w:rPr>
        <w:t>.</w:t>
      </w:r>
    </w:p>
    <w:p w14:paraId="71C86FC2" w14:textId="77777777" w:rsidR="008B7DC9" w:rsidRPr="005C7562" w:rsidRDefault="008B7DC9" w:rsidP="005C7562">
      <w:pPr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>Luego de terminada la instalación ingresar con el usuario del dominio en</w:t>
      </w:r>
      <w:r w:rsidR="00500AC2">
        <w:rPr>
          <w:rFonts w:ascii="Calibri" w:hAnsi="Calibri"/>
          <w:szCs w:val="24"/>
          <w:lang w:val="es-ES"/>
        </w:rPr>
        <w:t xml:space="preserve"> </w:t>
      </w:r>
      <w:r w:rsidRPr="005C7562">
        <w:rPr>
          <w:rFonts w:ascii="Calibri" w:hAnsi="Calibri"/>
          <w:szCs w:val="24"/>
          <w:lang w:val="es-ES"/>
        </w:rPr>
        <w:t xml:space="preserve">caso de haberlo agregado con anterioridad o ingresar con el usuario </w:t>
      </w:r>
      <w:r w:rsidR="00E5095D">
        <w:rPr>
          <w:rFonts w:ascii="Calibri" w:hAnsi="Calibri"/>
          <w:szCs w:val="24"/>
          <w:lang w:val="es-ES"/>
        </w:rPr>
        <w:t>administrator</w:t>
      </w:r>
      <w:r w:rsidRPr="005C7562">
        <w:rPr>
          <w:rFonts w:ascii="Calibri" w:hAnsi="Calibri"/>
          <w:szCs w:val="24"/>
          <w:lang w:val="es-ES"/>
        </w:rPr>
        <w:t xml:space="preserve"> y la clave</w:t>
      </w:r>
      <w:r w:rsidR="00500AC2">
        <w:rPr>
          <w:rFonts w:ascii="Calibri" w:hAnsi="Calibri"/>
          <w:szCs w:val="24"/>
          <w:lang w:val="es-ES"/>
        </w:rPr>
        <w:t xml:space="preserve"> </w:t>
      </w:r>
      <w:r w:rsidRPr="005C7562">
        <w:rPr>
          <w:rFonts w:ascii="Calibri" w:hAnsi="Calibri"/>
          <w:szCs w:val="24"/>
          <w:lang w:val="es-ES"/>
        </w:rPr>
        <w:t>del mismo.</w:t>
      </w:r>
    </w:p>
    <w:p w14:paraId="31745486" w14:textId="77777777" w:rsidR="00CF5D61" w:rsidRPr="005C7562" w:rsidRDefault="008B7DC9" w:rsidP="005C7562">
      <w:pPr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 xml:space="preserve"> </w:t>
      </w:r>
    </w:p>
    <w:p w14:paraId="56DB53A6" w14:textId="77777777" w:rsidR="00CF5D61" w:rsidRPr="005C7562" w:rsidRDefault="00CF5D61" w:rsidP="005C7562">
      <w:pPr>
        <w:jc w:val="both"/>
        <w:rPr>
          <w:rFonts w:ascii="Calibri" w:hAnsi="Calibri"/>
          <w:szCs w:val="24"/>
          <w:lang w:val="es-ES"/>
        </w:rPr>
      </w:pPr>
    </w:p>
    <w:p w14:paraId="3724DF45" w14:textId="77777777" w:rsidR="00F9673E" w:rsidRPr="005C7562" w:rsidRDefault="00F9673E" w:rsidP="005C7562">
      <w:pPr>
        <w:pStyle w:val="Ttulo1"/>
        <w:ind w:left="720" w:hanging="720"/>
        <w:jc w:val="both"/>
        <w:rPr>
          <w:rFonts w:ascii="Calibri" w:hAnsi="Calibri"/>
          <w:szCs w:val="24"/>
        </w:rPr>
      </w:pPr>
      <w:r w:rsidRPr="005C7562">
        <w:rPr>
          <w:rFonts w:ascii="Calibri" w:hAnsi="Calibri"/>
          <w:szCs w:val="24"/>
        </w:rPr>
        <w:t xml:space="preserve">Instalación de </w:t>
      </w:r>
      <w:r w:rsidR="009B4A83" w:rsidRPr="005C7562">
        <w:rPr>
          <w:rFonts w:ascii="Calibri" w:hAnsi="Calibri"/>
          <w:szCs w:val="24"/>
        </w:rPr>
        <w:t>Sql Server 2008</w:t>
      </w:r>
    </w:p>
    <w:p w14:paraId="1C963D59" w14:textId="77777777" w:rsidR="00937A63" w:rsidRPr="005C7562" w:rsidRDefault="00937A63" w:rsidP="005C7562">
      <w:pPr>
        <w:numPr>
          <w:ilvl w:val="0"/>
          <w:numId w:val="26"/>
        </w:numPr>
        <w:tabs>
          <w:tab w:val="clear" w:pos="360"/>
          <w:tab w:val="num" w:pos="720"/>
        </w:tabs>
        <w:ind w:left="720" w:hanging="720"/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>Insertar el CD de SQL Server 200</w:t>
      </w:r>
      <w:r w:rsidR="009B4A83" w:rsidRPr="005C7562">
        <w:rPr>
          <w:rFonts w:ascii="Calibri" w:hAnsi="Calibri"/>
          <w:szCs w:val="24"/>
          <w:lang w:val="es-ES"/>
        </w:rPr>
        <w:t>8</w:t>
      </w:r>
      <w:r w:rsidRPr="005C7562">
        <w:rPr>
          <w:rFonts w:ascii="Calibri" w:hAnsi="Calibri"/>
          <w:szCs w:val="24"/>
          <w:lang w:val="es-ES"/>
        </w:rPr>
        <w:t xml:space="preserve"> </w:t>
      </w:r>
      <w:r w:rsidR="009B4A83" w:rsidRPr="005C7562">
        <w:rPr>
          <w:rFonts w:ascii="Calibri" w:hAnsi="Calibri"/>
          <w:szCs w:val="24"/>
          <w:lang w:val="es-ES"/>
        </w:rPr>
        <w:t>Standard Edition</w:t>
      </w:r>
    </w:p>
    <w:p w14:paraId="4ABC4CA8" w14:textId="77777777" w:rsidR="00F9673E" w:rsidRPr="005C7562" w:rsidRDefault="00937A63" w:rsidP="005C7562">
      <w:pPr>
        <w:numPr>
          <w:ilvl w:val="0"/>
          <w:numId w:val="26"/>
        </w:numPr>
        <w:tabs>
          <w:tab w:val="clear" w:pos="360"/>
          <w:tab w:val="num" w:pos="720"/>
        </w:tabs>
        <w:ind w:left="720" w:hanging="720"/>
        <w:jc w:val="both"/>
        <w:rPr>
          <w:rFonts w:ascii="Calibri" w:hAnsi="Calibri"/>
          <w:szCs w:val="24"/>
        </w:rPr>
      </w:pPr>
      <w:r w:rsidRPr="005C7562">
        <w:rPr>
          <w:rFonts w:ascii="Calibri" w:hAnsi="Calibri"/>
          <w:szCs w:val="24"/>
        </w:rPr>
        <w:t>Escoger la opción “Server components, Tools, Books Online and samples</w:t>
      </w:r>
      <w:r w:rsidR="00F9673E" w:rsidRPr="005C7562">
        <w:rPr>
          <w:rFonts w:ascii="Calibri" w:hAnsi="Calibri"/>
          <w:szCs w:val="24"/>
        </w:rPr>
        <w:t>.</w:t>
      </w:r>
    </w:p>
    <w:p w14:paraId="34D5B441" w14:textId="77777777" w:rsidR="00937A63" w:rsidRPr="005C7562" w:rsidRDefault="00937A63" w:rsidP="005C7562">
      <w:pPr>
        <w:numPr>
          <w:ilvl w:val="0"/>
          <w:numId w:val="26"/>
        </w:numPr>
        <w:tabs>
          <w:tab w:val="clear" w:pos="360"/>
          <w:tab w:val="num" w:pos="720"/>
        </w:tabs>
        <w:ind w:left="720" w:hanging="720"/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>Verificar que no se muestre algún error en los servicios instalados. Si sale un mensaje indicando que el IIS es requerido, se puede continuar con la instalación, luego pu</w:t>
      </w:r>
      <w:r w:rsidR="00E33AC2" w:rsidRPr="005C7562">
        <w:rPr>
          <w:rFonts w:ascii="Calibri" w:hAnsi="Calibri"/>
          <w:szCs w:val="24"/>
          <w:lang w:val="es-ES"/>
        </w:rPr>
        <w:t>ede ser instalado este servicio</w:t>
      </w:r>
    </w:p>
    <w:p w14:paraId="0570F8AF" w14:textId="77777777" w:rsidR="004C2D7F" w:rsidRPr="005C7562" w:rsidRDefault="004C2D7F" w:rsidP="005C7562">
      <w:pPr>
        <w:numPr>
          <w:ilvl w:val="0"/>
          <w:numId w:val="26"/>
        </w:numPr>
        <w:tabs>
          <w:tab w:val="clear" w:pos="360"/>
          <w:tab w:val="num" w:pos="720"/>
        </w:tabs>
        <w:ind w:left="720" w:hanging="720"/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 xml:space="preserve">Dar clic en Advanced </w:t>
      </w:r>
    </w:p>
    <w:p w14:paraId="5A010799" w14:textId="77777777" w:rsidR="004C2D7F" w:rsidRPr="005C7562" w:rsidRDefault="004C2D7F" w:rsidP="005C7562">
      <w:pPr>
        <w:numPr>
          <w:ilvl w:val="0"/>
          <w:numId w:val="26"/>
        </w:numPr>
        <w:tabs>
          <w:tab w:val="clear" w:pos="360"/>
          <w:tab w:val="num" w:pos="720"/>
        </w:tabs>
        <w:ind w:left="720" w:hanging="720"/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>Seleccionar todos los componentes de</w:t>
      </w:r>
      <w:r w:rsidR="004A5333" w:rsidRPr="005C7562">
        <w:rPr>
          <w:rFonts w:ascii="Calibri" w:hAnsi="Calibri"/>
          <w:szCs w:val="24"/>
          <w:lang w:val="es-ES"/>
        </w:rPr>
        <w:t>: Database</w:t>
      </w:r>
      <w:r w:rsidRPr="005C7562">
        <w:rPr>
          <w:rFonts w:ascii="Calibri" w:hAnsi="Calibri"/>
          <w:szCs w:val="24"/>
          <w:lang w:val="es-ES"/>
        </w:rPr>
        <w:t xml:space="preserve"> Services, Cl</w:t>
      </w:r>
      <w:r w:rsidR="00E33AC2" w:rsidRPr="005C7562">
        <w:rPr>
          <w:rFonts w:ascii="Calibri" w:hAnsi="Calibri"/>
          <w:szCs w:val="24"/>
          <w:lang w:val="es-ES"/>
        </w:rPr>
        <w:t>ient Components y Documentation</w:t>
      </w:r>
    </w:p>
    <w:p w14:paraId="748D50FF" w14:textId="77777777" w:rsidR="004C2D7F" w:rsidRPr="005C7562" w:rsidRDefault="004C2D7F" w:rsidP="005C7562">
      <w:pPr>
        <w:numPr>
          <w:ilvl w:val="0"/>
          <w:numId w:val="26"/>
        </w:numPr>
        <w:tabs>
          <w:tab w:val="clear" w:pos="360"/>
          <w:tab w:val="num" w:pos="720"/>
        </w:tabs>
        <w:ind w:left="720" w:hanging="720"/>
        <w:jc w:val="both"/>
        <w:rPr>
          <w:rFonts w:ascii="Calibri" w:hAnsi="Calibri"/>
          <w:szCs w:val="24"/>
          <w:lang w:val="es-ES"/>
        </w:rPr>
      </w:pPr>
      <w:r w:rsidRPr="005C7562">
        <w:rPr>
          <w:rFonts w:ascii="Calibri" w:hAnsi="Calibri"/>
          <w:szCs w:val="24"/>
          <w:lang w:val="es-ES"/>
        </w:rPr>
        <w:t>Default instance</w:t>
      </w:r>
    </w:p>
    <w:p w14:paraId="6C692D5C" w14:textId="77777777" w:rsidR="004C2D7F" w:rsidRPr="005C7562" w:rsidRDefault="00E33AC2" w:rsidP="005C7562">
      <w:pPr>
        <w:numPr>
          <w:ilvl w:val="0"/>
          <w:numId w:val="26"/>
        </w:numPr>
        <w:tabs>
          <w:tab w:val="clear" w:pos="360"/>
          <w:tab w:val="num" w:pos="720"/>
        </w:tabs>
        <w:ind w:left="720" w:hanging="720"/>
        <w:jc w:val="both"/>
        <w:rPr>
          <w:rFonts w:ascii="Calibri" w:hAnsi="Calibri"/>
          <w:szCs w:val="24"/>
          <w:lang w:val="en-GB"/>
        </w:rPr>
      </w:pPr>
      <w:r w:rsidRPr="005C7562">
        <w:rPr>
          <w:rFonts w:ascii="Calibri" w:hAnsi="Calibri"/>
          <w:szCs w:val="24"/>
          <w:lang w:val="en-GB"/>
        </w:rPr>
        <w:t xml:space="preserve">Seleccionar </w:t>
      </w:r>
      <w:r w:rsidR="004C2D7F" w:rsidRPr="005C7562">
        <w:rPr>
          <w:rFonts w:ascii="Calibri" w:hAnsi="Calibri"/>
          <w:szCs w:val="24"/>
          <w:lang w:val="en-GB"/>
        </w:rPr>
        <w:t>User the built-in System account</w:t>
      </w:r>
      <w:r w:rsidRPr="005C7562">
        <w:rPr>
          <w:rFonts w:ascii="Calibri" w:hAnsi="Calibri"/>
          <w:szCs w:val="24"/>
          <w:lang w:val="en-GB"/>
        </w:rPr>
        <w:t xml:space="preserve"> service account</w:t>
      </w:r>
    </w:p>
    <w:p w14:paraId="19FE23D3" w14:textId="77777777" w:rsidR="0068698D" w:rsidRPr="005C7562" w:rsidRDefault="00E33AC2" w:rsidP="005C7562">
      <w:pPr>
        <w:numPr>
          <w:ilvl w:val="0"/>
          <w:numId w:val="26"/>
        </w:numPr>
        <w:tabs>
          <w:tab w:val="clear" w:pos="360"/>
          <w:tab w:val="num" w:pos="720"/>
        </w:tabs>
        <w:ind w:left="720" w:hanging="720"/>
        <w:jc w:val="both"/>
        <w:rPr>
          <w:rFonts w:ascii="Calibri" w:hAnsi="Calibri"/>
          <w:szCs w:val="24"/>
          <w:lang w:val="en-GB"/>
        </w:rPr>
      </w:pPr>
      <w:r w:rsidRPr="005C7562">
        <w:rPr>
          <w:rFonts w:ascii="Calibri" w:hAnsi="Calibri"/>
          <w:szCs w:val="24"/>
          <w:lang w:val="en-GB"/>
        </w:rPr>
        <w:t>Elegir Modern_Spanish_CI_AS en Collation settings</w:t>
      </w:r>
    </w:p>
    <w:p w14:paraId="45B123CD" w14:textId="77777777" w:rsidR="0068698D" w:rsidRPr="005C7562" w:rsidRDefault="00E33AC2" w:rsidP="005C7562">
      <w:pPr>
        <w:numPr>
          <w:ilvl w:val="0"/>
          <w:numId w:val="26"/>
        </w:numPr>
        <w:tabs>
          <w:tab w:val="clear" w:pos="360"/>
          <w:tab w:val="num" w:pos="720"/>
        </w:tabs>
        <w:ind w:left="720" w:hanging="720"/>
        <w:jc w:val="both"/>
        <w:rPr>
          <w:rFonts w:ascii="Calibri" w:hAnsi="Calibri"/>
          <w:szCs w:val="24"/>
          <w:lang w:val="en-GB"/>
        </w:rPr>
      </w:pPr>
      <w:r w:rsidRPr="005C7562">
        <w:rPr>
          <w:rFonts w:ascii="Calibri" w:hAnsi="Calibri"/>
          <w:szCs w:val="24"/>
          <w:lang w:val="en-GB"/>
        </w:rPr>
        <w:t>D</w:t>
      </w:r>
      <w:r w:rsidR="0068698D" w:rsidRPr="005C7562">
        <w:rPr>
          <w:rFonts w:ascii="Calibri" w:hAnsi="Calibri"/>
          <w:szCs w:val="24"/>
          <w:lang w:val="en-GB"/>
        </w:rPr>
        <w:t>ar clic en install</w:t>
      </w:r>
    </w:p>
    <w:p w14:paraId="37B75A9F" w14:textId="77777777" w:rsidR="005E047C" w:rsidRPr="005C7562" w:rsidRDefault="005E047C" w:rsidP="005C7562">
      <w:pPr>
        <w:ind w:left="720"/>
        <w:jc w:val="both"/>
        <w:rPr>
          <w:rFonts w:ascii="Calibri" w:hAnsi="Calibri"/>
          <w:szCs w:val="24"/>
          <w:lang w:val="en-GB"/>
        </w:rPr>
      </w:pPr>
    </w:p>
    <w:p w14:paraId="101C55DD" w14:textId="77777777" w:rsidR="009B4A83" w:rsidRPr="005C7562" w:rsidRDefault="009B4A83" w:rsidP="005C7562">
      <w:pPr>
        <w:ind w:left="720"/>
        <w:jc w:val="both"/>
        <w:rPr>
          <w:rFonts w:ascii="Calibri" w:hAnsi="Calibri"/>
          <w:szCs w:val="24"/>
          <w:lang w:val="es-EC"/>
        </w:rPr>
      </w:pPr>
      <w:r w:rsidRPr="005C7562">
        <w:rPr>
          <w:rFonts w:ascii="Calibri" w:hAnsi="Calibri"/>
          <w:szCs w:val="24"/>
          <w:lang w:val="es-EC"/>
        </w:rPr>
        <w:t xml:space="preserve">Revisar que la configuración </w:t>
      </w:r>
      <w:r w:rsidR="0026653E" w:rsidRPr="005C7562">
        <w:rPr>
          <w:rFonts w:ascii="Calibri" w:hAnsi="Calibri"/>
          <w:szCs w:val="24"/>
          <w:lang w:val="es-EC"/>
        </w:rPr>
        <w:t>del SQL Server sea la siguiente:</w:t>
      </w:r>
    </w:p>
    <w:p w14:paraId="2A16B96E" w14:textId="77777777" w:rsidR="005E047C" w:rsidRPr="005C7562" w:rsidRDefault="005E047C" w:rsidP="005C7562">
      <w:pPr>
        <w:ind w:left="720"/>
        <w:jc w:val="both"/>
        <w:rPr>
          <w:rFonts w:ascii="Calibri" w:hAnsi="Calibri"/>
          <w:szCs w:val="24"/>
          <w:lang w:val="es-EC"/>
        </w:rPr>
      </w:pPr>
    </w:p>
    <w:p w14:paraId="44D48900" w14:textId="6B02F3F2" w:rsidR="005E047C" w:rsidRPr="005C7562" w:rsidRDefault="00AA767E" w:rsidP="005C7562">
      <w:pPr>
        <w:ind w:left="720"/>
        <w:jc w:val="both"/>
        <w:rPr>
          <w:rFonts w:ascii="Calibri" w:hAnsi="Calibri"/>
          <w:szCs w:val="24"/>
          <w:lang w:val="en-GB"/>
        </w:rPr>
      </w:pPr>
      <w:r w:rsidRPr="005C7562">
        <w:rPr>
          <w:rFonts w:ascii="Calibri" w:hAnsi="Calibri"/>
          <w:noProof/>
          <w:szCs w:val="24"/>
          <w:lang w:val="es-EC" w:eastAsia="es-EC"/>
        </w:rPr>
        <w:lastRenderedPageBreak/>
        <w:drawing>
          <wp:inline distT="0" distB="0" distL="0" distR="0" wp14:anchorId="09DCF94C" wp14:editId="00983A58">
            <wp:extent cx="3457575" cy="31197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85" t="6647" r="29263" b="10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AF40" w14:textId="77777777" w:rsidR="005E047C" w:rsidRPr="005C7562" w:rsidRDefault="005E047C" w:rsidP="005C7562">
      <w:pPr>
        <w:ind w:left="720"/>
        <w:jc w:val="both"/>
        <w:rPr>
          <w:rFonts w:ascii="Calibri" w:hAnsi="Calibri"/>
          <w:szCs w:val="24"/>
          <w:lang w:val="en-GB"/>
        </w:rPr>
      </w:pPr>
    </w:p>
    <w:p w14:paraId="0487F375" w14:textId="27EB0298" w:rsidR="009B4A83" w:rsidRPr="005C7562" w:rsidRDefault="00AA767E" w:rsidP="005C7562">
      <w:pPr>
        <w:ind w:left="720"/>
        <w:jc w:val="both"/>
        <w:rPr>
          <w:rFonts w:ascii="Calibri" w:hAnsi="Calibri"/>
          <w:noProof/>
          <w:szCs w:val="24"/>
          <w:lang w:val="es-EC" w:eastAsia="es-EC"/>
        </w:rPr>
      </w:pPr>
      <w:r w:rsidRPr="005C7562">
        <w:rPr>
          <w:rFonts w:ascii="Calibri" w:hAnsi="Calibri"/>
          <w:noProof/>
          <w:szCs w:val="24"/>
          <w:lang w:val="es-EC" w:eastAsia="es-EC"/>
        </w:rPr>
        <w:drawing>
          <wp:inline distT="0" distB="0" distL="0" distR="0" wp14:anchorId="7D549F6A" wp14:editId="5702F7D8">
            <wp:extent cx="3457575" cy="3134995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85" t="6042" r="29434" b="11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394BC" w14:textId="77777777" w:rsidR="009B4A83" w:rsidRPr="005C7562" w:rsidRDefault="009B4A83" w:rsidP="005C7562">
      <w:pPr>
        <w:ind w:left="720"/>
        <w:jc w:val="both"/>
        <w:rPr>
          <w:rFonts w:ascii="Calibri" w:hAnsi="Calibri"/>
          <w:noProof/>
          <w:szCs w:val="24"/>
          <w:lang w:val="es-EC" w:eastAsia="es-EC"/>
        </w:rPr>
      </w:pPr>
    </w:p>
    <w:p w14:paraId="2EBDEA35" w14:textId="3AA71A45" w:rsidR="009B4A83" w:rsidRPr="005C7562" w:rsidRDefault="00AA767E" w:rsidP="005C7562">
      <w:pPr>
        <w:ind w:left="720"/>
        <w:jc w:val="both"/>
        <w:rPr>
          <w:rFonts w:ascii="Calibri" w:hAnsi="Calibri"/>
          <w:szCs w:val="24"/>
          <w:lang w:val="en-GB"/>
        </w:rPr>
      </w:pPr>
      <w:r w:rsidRPr="005C7562">
        <w:rPr>
          <w:rFonts w:ascii="Calibri" w:hAnsi="Calibri"/>
          <w:noProof/>
          <w:szCs w:val="24"/>
          <w:lang w:val="es-EC" w:eastAsia="es-EC"/>
        </w:rPr>
        <w:lastRenderedPageBreak/>
        <w:drawing>
          <wp:inline distT="0" distB="0" distL="0" distR="0" wp14:anchorId="3274984D" wp14:editId="77FCDC94">
            <wp:extent cx="3488690" cy="3142615"/>
            <wp:effectExtent l="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54" t="6647" r="29202" b="10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EBB1C" w14:textId="77777777" w:rsidR="005E047C" w:rsidRPr="005C7562" w:rsidRDefault="005E047C" w:rsidP="005C7562">
      <w:pPr>
        <w:ind w:left="720"/>
        <w:jc w:val="both"/>
        <w:rPr>
          <w:rFonts w:ascii="Calibri" w:hAnsi="Calibri"/>
          <w:szCs w:val="24"/>
          <w:lang w:val="en-GB"/>
        </w:rPr>
      </w:pPr>
    </w:p>
    <w:p w14:paraId="03ED026F" w14:textId="77777777" w:rsidR="005E047C" w:rsidRPr="005C7562" w:rsidRDefault="005E047C" w:rsidP="005C7562">
      <w:pPr>
        <w:ind w:left="720"/>
        <w:jc w:val="both"/>
        <w:rPr>
          <w:rFonts w:ascii="Calibri" w:hAnsi="Calibri"/>
          <w:szCs w:val="24"/>
          <w:lang w:val="en-GB"/>
        </w:rPr>
      </w:pPr>
    </w:p>
    <w:p w14:paraId="368306F6" w14:textId="77777777" w:rsidR="005E047C" w:rsidRPr="005C7562" w:rsidRDefault="005E047C" w:rsidP="005C7562">
      <w:pPr>
        <w:ind w:left="720"/>
        <w:jc w:val="both"/>
        <w:rPr>
          <w:rFonts w:ascii="Calibri" w:hAnsi="Calibri"/>
          <w:szCs w:val="24"/>
          <w:lang w:val="en-GB"/>
        </w:rPr>
      </w:pPr>
    </w:p>
    <w:p w14:paraId="5BAECC67" w14:textId="77777777" w:rsidR="005E047C" w:rsidRPr="005C7562" w:rsidRDefault="005E047C" w:rsidP="005C7562">
      <w:pPr>
        <w:ind w:left="720"/>
        <w:jc w:val="both"/>
        <w:rPr>
          <w:rFonts w:ascii="Calibri" w:hAnsi="Calibri"/>
          <w:szCs w:val="24"/>
          <w:lang w:val="en-GB"/>
        </w:rPr>
      </w:pPr>
    </w:p>
    <w:p w14:paraId="5BE47EBB" w14:textId="77777777" w:rsidR="005E047C" w:rsidRPr="005C7562" w:rsidRDefault="005E047C" w:rsidP="005C7562">
      <w:pPr>
        <w:ind w:left="720"/>
        <w:jc w:val="both"/>
        <w:rPr>
          <w:rFonts w:ascii="Calibri" w:hAnsi="Calibri"/>
          <w:szCs w:val="24"/>
          <w:lang w:val="en-GB"/>
        </w:rPr>
      </w:pPr>
    </w:p>
    <w:p w14:paraId="67DEBAAD" w14:textId="77777777" w:rsidR="005E047C" w:rsidRPr="005C7562" w:rsidRDefault="005E047C" w:rsidP="005C7562">
      <w:pPr>
        <w:ind w:left="720"/>
        <w:jc w:val="both"/>
        <w:rPr>
          <w:rFonts w:ascii="Calibri" w:hAnsi="Calibri"/>
          <w:szCs w:val="24"/>
          <w:lang w:val="en-GB"/>
        </w:rPr>
      </w:pPr>
    </w:p>
    <w:p w14:paraId="66AC6A84" w14:textId="77777777" w:rsidR="00941B13" w:rsidRPr="005C7562" w:rsidRDefault="00941B13" w:rsidP="005C7562">
      <w:pPr>
        <w:pStyle w:val="Ttulo2"/>
        <w:jc w:val="both"/>
        <w:rPr>
          <w:rFonts w:ascii="Calibri" w:hAnsi="Calibri"/>
          <w:szCs w:val="24"/>
          <w:lang w:val="es-EC"/>
        </w:rPr>
      </w:pPr>
      <w:r w:rsidRPr="005C7562">
        <w:rPr>
          <w:rFonts w:ascii="Calibri" w:hAnsi="Calibri"/>
          <w:szCs w:val="24"/>
          <w:lang w:val="es-EC"/>
        </w:rPr>
        <w:t>Restaurar Base SQL Server</w:t>
      </w:r>
    </w:p>
    <w:p w14:paraId="7F7F4AD4" w14:textId="77777777" w:rsidR="00941B13" w:rsidRPr="005C7562" w:rsidRDefault="00941B13" w:rsidP="005C7562">
      <w:pPr>
        <w:pStyle w:val="Ttulo3"/>
        <w:rPr>
          <w:rFonts w:ascii="Calibri" w:hAnsi="Calibri"/>
          <w:sz w:val="24"/>
          <w:szCs w:val="24"/>
          <w:lang w:val="es-EC"/>
        </w:rPr>
      </w:pPr>
    </w:p>
    <w:p w14:paraId="5166910A" w14:textId="77777777" w:rsidR="00941B13" w:rsidRPr="005C7562" w:rsidRDefault="00941B13" w:rsidP="005C7562">
      <w:pPr>
        <w:numPr>
          <w:ilvl w:val="0"/>
          <w:numId w:val="39"/>
        </w:numPr>
        <w:ind w:left="360"/>
        <w:jc w:val="both"/>
        <w:rPr>
          <w:rFonts w:ascii="Calibri" w:hAnsi="Calibri"/>
          <w:szCs w:val="24"/>
          <w:lang w:val="es-EC"/>
        </w:rPr>
      </w:pPr>
      <w:r w:rsidRPr="005C7562">
        <w:rPr>
          <w:rFonts w:ascii="Calibri" w:hAnsi="Calibri"/>
          <w:szCs w:val="24"/>
          <w:lang w:val="es-EC"/>
        </w:rPr>
        <w:t>Se debe ingresar al SQL Management Studio.</w:t>
      </w:r>
    </w:p>
    <w:p w14:paraId="66D7075E" w14:textId="77777777" w:rsidR="00BF2606" w:rsidRPr="005C7562" w:rsidRDefault="00BF2606" w:rsidP="005C7562">
      <w:pPr>
        <w:jc w:val="both"/>
        <w:rPr>
          <w:rFonts w:ascii="Calibri" w:hAnsi="Calibri"/>
          <w:szCs w:val="24"/>
          <w:lang w:val="es-EC"/>
        </w:rPr>
      </w:pPr>
    </w:p>
    <w:p w14:paraId="6242A013" w14:textId="77777777" w:rsidR="00941B13" w:rsidRPr="005C7562" w:rsidRDefault="00941B13" w:rsidP="005C7562">
      <w:pPr>
        <w:pStyle w:val="Ttulo3"/>
        <w:numPr>
          <w:ilvl w:val="0"/>
          <w:numId w:val="39"/>
        </w:numPr>
        <w:ind w:left="360"/>
        <w:rPr>
          <w:rFonts w:ascii="Calibri" w:eastAsia="Times" w:hAnsi="Calibri"/>
          <w:b w:val="0"/>
          <w:sz w:val="24"/>
          <w:szCs w:val="24"/>
          <w:lang w:val="es-EC"/>
        </w:rPr>
      </w:pPr>
      <w:r w:rsidRPr="005C7562">
        <w:rPr>
          <w:rFonts w:ascii="Calibri" w:eastAsia="Times" w:hAnsi="Calibri"/>
          <w:b w:val="0"/>
          <w:sz w:val="24"/>
          <w:szCs w:val="24"/>
          <w:lang w:val="es-EC"/>
        </w:rPr>
        <w:lastRenderedPageBreak/>
        <w:t>Sobre Base de datos se da un click derecho y se ingresa a Restaurar base de datos.</w:t>
      </w:r>
    </w:p>
    <w:p w14:paraId="3103ED91" w14:textId="2A49D645" w:rsidR="00941B13" w:rsidRPr="005C7562" w:rsidRDefault="00AA767E" w:rsidP="005C7562">
      <w:pPr>
        <w:jc w:val="both"/>
        <w:rPr>
          <w:rFonts w:ascii="Calibri" w:hAnsi="Calibri"/>
          <w:noProof/>
          <w:szCs w:val="24"/>
          <w:lang w:val="es-EC" w:eastAsia="es-EC"/>
        </w:rPr>
      </w:pPr>
      <w:r w:rsidRPr="005C7562">
        <w:rPr>
          <w:rFonts w:ascii="Calibri" w:hAnsi="Calibri"/>
          <w:noProof/>
          <w:szCs w:val="24"/>
          <w:lang w:val="es-EC" w:eastAsia="es-EC"/>
        </w:rPr>
        <w:drawing>
          <wp:inline distT="0" distB="0" distL="0" distR="0" wp14:anchorId="3E037FF0" wp14:editId="2792155A">
            <wp:extent cx="4049395" cy="2896870"/>
            <wp:effectExtent l="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4" t="1511" r="54086" b="45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DA665" w14:textId="77777777" w:rsidR="005C7562" w:rsidRDefault="005C7562" w:rsidP="005C7562">
      <w:pPr>
        <w:pStyle w:val="Ttulo3"/>
        <w:rPr>
          <w:rFonts w:ascii="Calibri" w:eastAsia="Times" w:hAnsi="Calibri"/>
          <w:b w:val="0"/>
          <w:sz w:val="24"/>
          <w:szCs w:val="24"/>
          <w:lang w:val="es-EC"/>
        </w:rPr>
      </w:pPr>
    </w:p>
    <w:p w14:paraId="4CA55EE9" w14:textId="77777777" w:rsidR="005C7562" w:rsidRPr="005C7562" w:rsidRDefault="005C7562" w:rsidP="005C7562">
      <w:pPr>
        <w:numPr>
          <w:ilvl w:val="0"/>
          <w:numId w:val="39"/>
        </w:numPr>
        <w:ind w:left="360"/>
        <w:jc w:val="both"/>
        <w:rPr>
          <w:rFonts w:ascii="Calibri" w:hAnsi="Calibri"/>
          <w:szCs w:val="24"/>
          <w:lang w:val="es-EC"/>
        </w:rPr>
      </w:pPr>
      <w:r>
        <w:rPr>
          <w:rFonts w:ascii="Calibri" w:hAnsi="Calibri"/>
          <w:szCs w:val="24"/>
          <w:lang w:val="es-EC"/>
        </w:rPr>
        <w:t>En A una base de datos se escribe hra…prod y en Desde dispositivo se busca el lugar donde se tiene el respaldo de la base de datos (.bak).</w:t>
      </w:r>
    </w:p>
    <w:p w14:paraId="7F36F1F9" w14:textId="77777777" w:rsidR="005C7562" w:rsidRPr="005C7562" w:rsidRDefault="005C7562" w:rsidP="005C7562">
      <w:pPr>
        <w:rPr>
          <w:lang w:val="es-EC"/>
        </w:rPr>
      </w:pPr>
    </w:p>
    <w:p w14:paraId="79EDDBC8" w14:textId="77777777" w:rsidR="00BF2606" w:rsidRPr="005C7562" w:rsidRDefault="00BF2606" w:rsidP="005C7562">
      <w:pPr>
        <w:jc w:val="both"/>
        <w:rPr>
          <w:rFonts w:ascii="Calibri" w:hAnsi="Calibri"/>
          <w:szCs w:val="24"/>
          <w:lang w:val="es-EC"/>
        </w:rPr>
      </w:pPr>
    </w:p>
    <w:p w14:paraId="35159173" w14:textId="19D79128" w:rsidR="00941B13" w:rsidRPr="005C7562" w:rsidRDefault="00AA767E" w:rsidP="005C7562">
      <w:pPr>
        <w:jc w:val="both"/>
        <w:rPr>
          <w:rFonts w:ascii="Calibri" w:hAnsi="Calibri"/>
          <w:szCs w:val="24"/>
          <w:lang w:val="es-EC"/>
        </w:rPr>
      </w:pPr>
      <w:r w:rsidRPr="005C7562">
        <w:rPr>
          <w:rFonts w:ascii="Calibri" w:hAnsi="Calibri"/>
          <w:noProof/>
          <w:szCs w:val="24"/>
          <w:lang w:val="es-EC"/>
        </w:rPr>
        <w:lastRenderedPageBreak/>
        <w:drawing>
          <wp:inline distT="0" distB="0" distL="0" distR="0" wp14:anchorId="274FFC58" wp14:editId="54AA06E6">
            <wp:extent cx="4088130" cy="3649980"/>
            <wp:effectExtent l="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32" t="3928" r="26543" b="13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3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9C41E" w14:textId="77777777" w:rsidR="00941B13" w:rsidRDefault="00941B13" w:rsidP="005C7562">
      <w:pPr>
        <w:jc w:val="both"/>
        <w:rPr>
          <w:rFonts w:ascii="Calibri" w:hAnsi="Calibri"/>
          <w:szCs w:val="24"/>
          <w:lang w:val="es-EC"/>
        </w:rPr>
      </w:pPr>
    </w:p>
    <w:p w14:paraId="3565767C" w14:textId="77777777" w:rsidR="005C7562" w:rsidRPr="005C7562" w:rsidRDefault="00500AC2" w:rsidP="005C7562">
      <w:pPr>
        <w:numPr>
          <w:ilvl w:val="0"/>
          <w:numId w:val="39"/>
        </w:numPr>
        <w:ind w:left="360"/>
        <w:jc w:val="both"/>
        <w:rPr>
          <w:rFonts w:ascii="Calibri" w:hAnsi="Calibri"/>
          <w:szCs w:val="24"/>
          <w:lang w:val="es-EC"/>
        </w:rPr>
      </w:pPr>
      <w:r>
        <w:rPr>
          <w:rFonts w:ascii="Calibri" w:hAnsi="Calibri"/>
          <w:szCs w:val="24"/>
          <w:lang w:val="es-EC"/>
        </w:rPr>
        <w:t>Se da ok y luego de eso se espera a que termine la restauración de datos.</w:t>
      </w:r>
    </w:p>
    <w:p w14:paraId="107F46BF" w14:textId="77777777" w:rsidR="005C7562" w:rsidRPr="005C7562" w:rsidRDefault="005C7562" w:rsidP="005C7562">
      <w:pPr>
        <w:jc w:val="both"/>
        <w:rPr>
          <w:rFonts w:ascii="Calibri" w:hAnsi="Calibri"/>
          <w:szCs w:val="24"/>
          <w:lang w:val="es-EC"/>
        </w:rPr>
      </w:pPr>
    </w:p>
    <w:p w14:paraId="7DC9BCBD" w14:textId="77777777" w:rsidR="00941B13" w:rsidRPr="005C7562" w:rsidRDefault="00941B13" w:rsidP="005C7562">
      <w:pPr>
        <w:pStyle w:val="Ttulo1"/>
        <w:ind w:left="720" w:hanging="720"/>
        <w:jc w:val="both"/>
        <w:rPr>
          <w:rFonts w:ascii="Calibri" w:hAnsi="Calibri"/>
          <w:szCs w:val="24"/>
          <w:lang w:val="es-EC"/>
        </w:rPr>
      </w:pPr>
    </w:p>
    <w:p w14:paraId="3F5A9712" w14:textId="77777777" w:rsidR="00941B13" w:rsidRPr="005C7562" w:rsidRDefault="00941B13" w:rsidP="005C7562">
      <w:pPr>
        <w:pStyle w:val="Ttulo1"/>
        <w:ind w:left="720" w:hanging="720"/>
        <w:jc w:val="both"/>
        <w:rPr>
          <w:rFonts w:ascii="Calibri" w:hAnsi="Calibri"/>
          <w:szCs w:val="24"/>
          <w:lang w:val="es-EC"/>
        </w:rPr>
      </w:pPr>
    </w:p>
    <w:p w14:paraId="1162637C" w14:textId="77777777" w:rsidR="00C704FA" w:rsidRPr="005C7562" w:rsidRDefault="00C704FA" w:rsidP="005C7562">
      <w:pPr>
        <w:pStyle w:val="Ttulo1"/>
        <w:ind w:left="720" w:hanging="720"/>
        <w:jc w:val="both"/>
        <w:rPr>
          <w:rFonts w:ascii="Calibri" w:hAnsi="Calibri"/>
          <w:szCs w:val="24"/>
        </w:rPr>
      </w:pPr>
      <w:r w:rsidRPr="005C7562">
        <w:rPr>
          <w:rFonts w:ascii="Calibri" w:hAnsi="Calibri"/>
          <w:szCs w:val="24"/>
        </w:rPr>
        <w:t xml:space="preserve">Instalación de </w:t>
      </w:r>
      <w:r w:rsidR="004571D3" w:rsidRPr="005C7562">
        <w:rPr>
          <w:rFonts w:ascii="Calibri" w:hAnsi="Calibri"/>
          <w:szCs w:val="24"/>
        </w:rPr>
        <w:t>Evolution</w:t>
      </w:r>
      <w:r w:rsidRPr="005C7562">
        <w:rPr>
          <w:rFonts w:ascii="Calibri" w:hAnsi="Calibri"/>
          <w:szCs w:val="24"/>
        </w:rPr>
        <w:t xml:space="preserve"> </w:t>
      </w:r>
    </w:p>
    <w:p w14:paraId="068F4CA4" w14:textId="77777777" w:rsidR="00C704FA" w:rsidRPr="005C7562" w:rsidRDefault="00C704FA" w:rsidP="005C7562">
      <w:pPr>
        <w:ind w:left="720"/>
        <w:jc w:val="both"/>
        <w:rPr>
          <w:rFonts w:ascii="Calibri" w:hAnsi="Calibri"/>
          <w:szCs w:val="24"/>
        </w:rPr>
      </w:pPr>
    </w:p>
    <w:p w14:paraId="427BD2B8" w14:textId="77777777" w:rsidR="00C704FA" w:rsidRPr="005C7562" w:rsidRDefault="00C704FA" w:rsidP="00500AC2">
      <w:pPr>
        <w:numPr>
          <w:ilvl w:val="0"/>
          <w:numId w:val="36"/>
        </w:numPr>
        <w:ind w:left="360"/>
        <w:jc w:val="both"/>
        <w:rPr>
          <w:rFonts w:ascii="Calibri" w:hAnsi="Calibri"/>
          <w:szCs w:val="24"/>
          <w:lang w:val="es-EC"/>
        </w:rPr>
      </w:pPr>
      <w:r w:rsidRPr="005C7562">
        <w:rPr>
          <w:rFonts w:ascii="Calibri" w:hAnsi="Calibri"/>
          <w:szCs w:val="24"/>
          <w:lang w:val="es-EC"/>
        </w:rPr>
        <w:t xml:space="preserve">Se debe ingresar </w:t>
      </w:r>
      <w:r w:rsidR="004571D3" w:rsidRPr="005C7562">
        <w:rPr>
          <w:rFonts w:ascii="Calibri" w:hAnsi="Calibri"/>
          <w:szCs w:val="24"/>
          <w:lang w:val="es-EC"/>
        </w:rPr>
        <w:t xml:space="preserve">con el usuario </w:t>
      </w:r>
      <w:r w:rsidRPr="005C7562">
        <w:rPr>
          <w:rFonts w:ascii="Calibri" w:hAnsi="Calibri"/>
          <w:szCs w:val="24"/>
          <w:lang w:val="es-EC"/>
        </w:rPr>
        <w:t>administrador del servidor.</w:t>
      </w:r>
    </w:p>
    <w:p w14:paraId="234FBDF4" w14:textId="77777777" w:rsidR="00C704FA" w:rsidRPr="005C7562" w:rsidRDefault="00C704FA" w:rsidP="00500AC2">
      <w:pPr>
        <w:ind w:left="360"/>
        <w:jc w:val="both"/>
        <w:rPr>
          <w:rFonts w:ascii="Calibri" w:hAnsi="Calibri"/>
          <w:szCs w:val="24"/>
          <w:lang w:val="es-EC"/>
        </w:rPr>
      </w:pPr>
    </w:p>
    <w:p w14:paraId="4536FCB4" w14:textId="77777777" w:rsidR="005352EB" w:rsidRPr="005C7562" w:rsidRDefault="005352EB" w:rsidP="00500AC2">
      <w:pPr>
        <w:numPr>
          <w:ilvl w:val="0"/>
          <w:numId w:val="36"/>
        </w:numPr>
        <w:ind w:left="360"/>
        <w:jc w:val="both"/>
        <w:rPr>
          <w:rFonts w:ascii="Calibri" w:hAnsi="Calibri"/>
          <w:szCs w:val="24"/>
          <w:lang w:val="es-EC"/>
        </w:rPr>
      </w:pPr>
      <w:r w:rsidRPr="005C7562">
        <w:rPr>
          <w:rFonts w:ascii="Calibri" w:hAnsi="Calibri"/>
          <w:szCs w:val="24"/>
          <w:lang w:val="es-EC"/>
        </w:rPr>
        <w:t>En el disco C se debe crear la carpeta Evolution</w:t>
      </w:r>
      <w:r w:rsidR="000F44E8" w:rsidRPr="005C7562">
        <w:rPr>
          <w:rFonts w:ascii="Calibri" w:hAnsi="Calibri"/>
          <w:szCs w:val="24"/>
          <w:lang w:val="es-EC"/>
        </w:rPr>
        <w:t>.</w:t>
      </w:r>
    </w:p>
    <w:p w14:paraId="69894EAB" w14:textId="77777777" w:rsidR="005352EB" w:rsidRPr="005C7562" w:rsidRDefault="005352EB" w:rsidP="00500AC2">
      <w:pPr>
        <w:pStyle w:val="Prrafodelista"/>
        <w:ind w:left="348"/>
        <w:jc w:val="both"/>
        <w:rPr>
          <w:rFonts w:ascii="Calibri" w:hAnsi="Calibri"/>
          <w:lang w:val="es-EC"/>
        </w:rPr>
      </w:pPr>
    </w:p>
    <w:p w14:paraId="539BE8B0" w14:textId="77777777" w:rsidR="00C704FA" w:rsidRPr="005C7562" w:rsidRDefault="004571D3" w:rsidP="00500AC2">
      <w:pPr>
        <w:numPr>
          <w:ilvl w:val="0"/>
          <w:numId w:val="36"/>
        </w:numPr>
        <w:ind w:left="360"/>
        <w:jc w:val="both"/>
        <w:rPr>
          <w:rFonts w:ascii="Calibri" w:hAnsi="Calibri"/>
          <w:b/>
          <w:szCs w:val="24"/>
          <w:lang w:val="es-EC"/>
        </w:rPr>
      </w:pPr>
      <w:r w:rsidRPr="005C7562">
        <w:rPr>
          <w:rFonts w:ascii="Calibri" w:hAnsi="Calibri"/>
          <w:szCs w:val="24"/>
          <w:lang w:val="es-EC"/>
        </w:rPr>
        <w:t>Se debe realizar la copia completa de la carpeta Evolution y de ser el caso actualizar los módulos de RRHH (</w:t>
      </w:r>
      <w:r w:rsidR="000F44E8" w:rsidRPr="005C7562">
        <w:rPr>
          <w:rFonts w:ascii="Calibri" w:hAnsi="Calibri"/>
          <w:szCs w:val="24"/>
          <w:lang w:val="es-EC"/>
        </w:rPr>
        <w:t>hr</w:t>
      </w:r>
      <w:r w:rsidRPr="005C7562">
        <w:rPr>
          <w:rFonts w:ascii="Calibri" w:hAnsi="Calibri"/>
          <w:szCs w:val="24"/>
          <w:lang w:val="es-EC"/>
        </w:rPr>
        <w:t>), NOMINA(</w:t>
      </w:r>
      <w:r w:rsidR="000F44E8" w:rsidRPr="005C7562">
        <w:rPr>
          <w:rFonts w:ascii="Calibri" w:hAnsi="Calibri"/>
          <w:szCs w:val="24"/>
          <w:lang w:val="es-EC"/>
        </w:rPr>
        <w:t>pr</w:t>
      </w:r>
      <w:r w:rsidRPr="005C7562">
        <w:rPr>
          <w:rFonts w:ascii="Calibri" w:hAnsi="Calibri"/>
          <w:szCs w:val="24"/>
          <w:lang w:val="es-EC"/>
        </w:rPr>
        <w:t>), SEGURIDADES(</w:t>
      </w:r>
      <w:r w:rsidR="000F44E8" w:rsidRPr="005C7562">
        <w:rPr>
          <w:rFonts w:ascii="Calibri" w:hAnsi="Calibri"/>
          <w:szCs w:val="24"/>
          <w:lang w:val="es-EC"/>
        </w:rPr>
        <w:t>se</w:t>
      </w:r>
      <w:r w:rsidRPr="005C7562">
        <w:rPr>
          <w:rFonts w:ascii="Calibri" w:hAnsi="Calibri"/>
          <w:szCs w:val="24"/>
          <w:lang w:val="es-EC"/>
        </w:rPr>
        <w:t>), LIBRERÍA (</w:t>
      </w:r>
      <w:r w:rsidR="000F44E8" w:rsidRPr="005C7562">
        <w:rPr>
          <w:rFonts w:ascii="Calibri" w:hAnsi="Calibri"/>
          <w:szCs w:val="24"/>
          <w:lang w:val="es-EC"/>
        </w:rPr>
        <w:t>ge</w:t>
      </w:r>
      <w:r w:rsidRPr="005C7562">
        <w:rPr>
          <w:rFonts w:ascii="Calibri" w:hAnsi="Calibri"/>
          <w:szCs w:val="24"/>
          <w:lang w:val="es-EC"/>
        </w:rPr>
        <w:t xml:space="preserve">) del servidor en la siguiente dirección </w:t>
      </w:r>
      <w:r w:rsidR="004E130C">
        <w:fldChar w:fldCharType="begin"/>
      </w:r>
      <w:r w:rsidR="004E130C" w:rsidRPr="004E130C">
        <w:rPr>
          <w:lang w:val="es-EC"/>
          <w:rPrChange w:id="4" w:author="Zambrano, Edwin" w:date="2020-05-09T00:12:00Z">
            <w:rPr/>
          </w:rPrChange>
        </w:rPr>
        <w:instrText xml:space="preserve"> HYPERLINK "ftp://186.4.225.18/" \t "_blank" </w:instrText>
      </w:r>
      <w:r w:rsidR="004E130C">
        <w:fldChar w:fldCharType="separate"/>
      </w:r>
      <w:r w:rsidRPr="005C7562">
        <w:rPr>
          <w:rStyle w:val="Hipervnculo"/>
          <w:rFonts w:ascii="Calibri" w:hAnsi="Calibri" w:cs="Tahoma"/>
          <w:szCs w:val="24"/>
          <w:lang w:val="es-EC"/>
        </w:rPr>
        <w:t>ftp://186.4.225.18/</w:t>
      </w:r>
      <w:r w:rsidR="004E130C">
        <w:rPr>
          <w:rStyle w:val="Hipervnculo"/>
          <w:rFonts w:ascii="Calibri" w:hAnsi="Calibri" w:cs="Tahoma"/>
          <w:szCs w:val="24"/>
          <w:lang w:val="es-EC"/>
        </w:rPr>
        <w:fldChar w:fldCharType="end"/>
      </w:r>
      <w:r w:rsidR="00500AC2">
        <w:rPr>
          <w:rFonts w:ascii="Calibri" w:hAnsi="Calibri"/>
          <w:color w:val="000000"/>
          <w:szCs w:val="24"/>
          <w:lang w:val="es-EC"/>
        </w:rPr>
        <w:t xml:space="preserve"> </w:t>
      </w:r>
    </w:p>
    <w:p w14:paraId="1F3A775D" w14:textId="77777777" w:rsidR="00C704FA" w:rsidRPr="005C7562" w:rsidRDefault="00C704FA" w:rsidP="00500AC2">
      <w:pPr>
        <w:pStyle w:val="Prrafodelista"/>
        <w:ind w:left="0"/>
        <w:jc w:val="both"/>
        <w:rPr>
          <w:rFonts w:ascii="Calibri" w:hAnsi="Calibri"/>
        </w:rPr>
      </w:pPr>
    </w:p>
    <w:p w14:paraId="2101F2F1" w14:textId="77777777" w:rsidR="005352EB" w:rsidRPr="005C7562" w:rsidRDefault="005352EB" w:rsidP="00500AC2">
      <w:pPr>
        <w:numPr>
          <w:ilvl w:val="0"/>
          <w:numId w:val="36"/>
        </w:numPr>
        <w:ind w:left="360"/>
        <w:jc w:val="both"/>
        <w:rPr>
          <w:rFonts w:ascii="Calibri" w:hAnsi="Calibri"/>
          <w:szCs w:val="24"/>
          <w:lang w:val="es-EC"/>
        </w:rPr>
      </w:pPr>
      <w:r w:rsidRPr="005C7562">
        <w:rPr>
          <w:rFonts w:ascii="Calibri" w:hAnsi="Calibri"/>
          <w:szCs w:val="24"/>
          <w:lang w:val="es-EC"/>
        </w:rPr>
        <w:t xml:space="preserve">Crear accesos directos de hr, pr, se y enviarlos al escritorio. </w:t>
      </w:r>
    </w:p>
    <w:p w14:paraId="62D1DE51" w14:textId="77777777" w:rsidR="005352EB" w:rsidRPr="005C7562" w:rsidRDefault="005352EB" w:rsidP="00500AC2">
      <w:pPr>
        <w:pStyle w:val="Prrafodelista"/>
        <w:ind w:left="348"/>
        <w:jc w:val="both"/>
        <w:rPr>
          <w:rFonts w:ascii="Calibri" w:hAnsi="Calibri"/>
          <w:lang w:val="es-EC"/>
        </w:rPr>
      </w:pPr>
    </w:p>
    <w:p w14:paraId="284AB04E" w14:textId="77777777" w:rsidR="005352EB" w:rsidRPr="005C7562" w:rsidRDefault="005352EB" w:rsidP="00500AC2">
      <w:pPr>
        <w:numPr>
          <w:ilvl w:val="0"/>
          <w:numId w:val="36"/>
        </w:numPr>
        <w:ind w:left="360"/>
        <w:jc w:val="both"/>
        <w:rPr>
          <w:rFonts w:ascii="Calibri" w:hAnsi="Calibri"/>
          <w:szCs w:val="24"/>
          <w:lang w:val="es-EC"/>
        </w:rPr>
      </w:pPr>
      <w:r w:rsidRPr="005C7562">
        <w:rPr>
          <w:rFonts w:ascii="Calibri" w:hAnsi="Calibri"/>
          <w:szCs w:val="24"/>
          <w:lang w:val="es-EC"/>
        </w:rPr>
        <w:t xml:space="preserve">Estos accesos directos deben de apuntar a la carpeta ge. </w:t>
      </w:r>
    </w:p>
    <w:p w14:paraId="545A62DF" w14:textId="77777777" w:rsidR="005352EB" w:rsidRPr="005C7562" w:rsidRDefault="005352EB" w:rsidP="00500AC2">
      <w:pPr>
        <w:pStyle w:val="Prrafodelista"/>
        <w:ind w:left="348"/>
        <w:jc w:val="both"/>
        <w:rPr>
          <w:rFonts w:ascii="Calibri" w:hAnsi="Calibri"/>
          <w:lang w:val="es-EC"/>
        </w:rPr>
      </w:pPr>
    </w:p>
    <w:p w14:paraId="2A8FEA3E" w14:textId="5B1F20AE" w:rsidR="005352EB" w:rsidRPr="005C7562" w:rsidRDefault="00AA767E" w:rsidP="00500AC2">
      <w:pPr>
        <w:ind w:left="360"/>
        <w:jc w:val="center"/>
        <w:rPr>
          <w:rFonts w:ascii="Calibri" w:hAnsi="Calibri"/>
          <w:szCs w:val="24"/>
          <w:lang w:val="es-EC"/>
        </w:rPr>
      </w:pPr>
      <w:r w:rsidRPr="005C7562">
        <w:rPr>
          <w:rFonts w:ascii="Calibri" w:hAnsi="Calibri"/>
          <w:noProof/>
          <w:szCs w:val="24"/>
          <w:lang w:val="es-EC" w:eastAsia="es-EC"/>
        </w:rPr>
        <w:lastRenderedPageBreak/>
        <w:drawing>
          <wp:inline distT="0" distB="0" distL="0" distR="0" wp14:anchorId="429093DC" wp14:editId="430CBF99">
            <wp:extent cx="1990090" cy="2804795"/>
            <wp:effectExtent l="0" t="0" r="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9" t="22961" r="62988" b="6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9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A0F35" w14:textId="77777777" w:rsidR="005352EB" w:rsidRPr="005C7562" w:rsidRDefault="005352EB" w:rsidP="00500AC2">
      <w:pPr>
        <w:pStyle w:val="Prrafodelista"/>
        <w:ind w:left="348"/>
        <w:jc w:val="both"/>
        <w:rPr>
          <w:rFonts w:ascii="Calibri" w:hAnsi="Calibri"/>
          <w:lang w:val="es-EC"/>
        </w:rPr>
      </w:pPr>
    </w:p>
    <w:p w14:paraId="78C6576A" w14:textId="77777777" w:rsidR="00C704FA" w:rsidRPr="005C7562" w:rsidRDefault="005352EB" w:rsidP="00500AC2">
      <w:pPr>
        <w:numPr>
          <w:ilvl w:val="0"/>
          <w:numId w:val="36"/>
        </w:numPr>
        <w:ind w:left="360"/>
        <w:jc w:val="both"/>
        <w:rPr>
          <w:rFonts w:ascii="Calibri" w:hAnsi="Calibri"/>
          <w:szCs w:val="24"/>
          <w:lang w:val="es-EC"/>
        </w:rPr>
      </w:pPr>
      <w:r w:rsidRPr="005C7562">
        <w:rPr>
          <w:rFonts w:ascii="Calibri" w:hAnsi="Calibri"/>
          <w:szCs w:val="24"/>
          <w:lang w:val="es-EC"/>
        </w:rPr>
        <w:t xml:space="preserve">El perfil de producción se crea al momento que se abre un módulo de Evolution. De ser necesario revisar la configuración. </w:t>
      </w:r>
    </w:p>
    <w:p w14:paraId="6C1484C0" w14:textId="09543D3F" w:rsidR="005352EB" w:rsidRPr="005C7562" w:rsidRDefault="00AA767E" w:rsidP="00500AC2">
      <w:pPr>
        <w:jc w:val="center"/>
        <w:rPr>
          <w:rFonts w:ascii="Calibri" w:hAnsi="Calibri"/>
          <w:noProof/>
          <w:szCs w:val="24"/>
          <w:lang w:val="es-EC" w:eastAsia="es-EC"/>
        </w:rPr>
      </w:pPr>
      <w:r w:rsidRPr="005C7562">
        <w:rPr>
          <w:rFonts w:ascii="Calibri" w:hAnsi="Calibri"/>
          <w:noProof/>
          <w:szCs w:val="24"/>
          <w:lang w:val="es-EC" w:eastAsia="es-EC"/>
        </w:rPr>
        <w:drawing>
          <wp:inline distT="0" distB="0" distL="0" distR="0" wp14:anchorId="3F853B3C" wp14:editId="22B80994">
            <wp:extent cx="3188970" cy="1551940"/>
            <wp:effectExtent l="0" t="0" r="0" b="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94" t="26888" r="27335" b="33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5B4B5" w14:textId="77777777" w:rsidR="005352EB" w:rsidRPr="005C7562" w:rsidRDefault="005352EB" w:rsidP="00500AC2">
      <w:pPr>
        <w:jc w:val="both"/>
        <w:rPr>
          <w:rFonts w:ascii="Calibri" w:hAnsi="Calibri"/>
          <w:noProof/>
          <w:szCs w:val="24"/>
          <w:lang w:val="es-EC" w:eastAsia="es-EC"/>
        </w:rPr>
      </w:pPr>
    </w:p>
    <w:p w14:paraId="29626071" w14:textId="77777777" w:rsidR="005352EB" w:rsidRPr="005C7562" w:rsidRDefault="005352EB" w:rsidP="00500AC2">
      <w:pPr>
        <w:jc w:val="both"/>
        <w:rPr>
          <w:rFonts w:ascii="Calibri" w:hAnsi="Calibri"/>
          <w:noProof/>
          <w:szCs w:val="24"/>
          <w:lang w:val="es-EC" w:eastAsia="es-EC"/>
        </w:rPr>
      </w:pPr>
      <w:r w:rsidRPr="005C7562">
        <w:rPr>
          <w:rFonts w:ascii="Calibri" w:hAnsi="Calibri"/>
          <w:noProof/>
          <w:szCs w:val="24"/>
          <w:lang w:val="es-EC" w:eastAsia="es-EC"/>
        </w:rPr>
        <w:t>DBMS: OLE DB</w:t>
      </w:r>
    </w:p>
    <w:p w14:paraId="3E1A9CFA" w14:textId="77777777" w:rsidR="005352EB" w:rsidRPr="005C7562" w:rsidRDefault="005352EB" w:rsidP="00500AC2">
      <w:pPr>
        <w:jc w:val="both"/>
        <w:rPr>
          <w:rFonts w:ascii="Calibri" w:hAnsi="Calibri"/>
          <w:noProof/>
          <w:szCs w:val="24"/>
          <w:lang w:val="es-EC" w:eastAsia="es-EC"/>
        </w:rPr>
      </w:pPr>
      <w:r w:rsidRPr="005C7562">
        <w:rPr>
          <w:rFonts w:ascii="Calibri" w:hAnsi="Calibri"/>
          <w:noProof/>
          <w:szCs w:val="24"/>
          <w:lang w:val="es-EC" w:eastAsia="es-EC"/>
        </w:rPr>
        <w:t>Servidor Base Datos: evolution</w:t>
      </w:r>
    </w:p>
    <w:p w14:paraId="1E04F911" w14:textId="77777777" w:rsidR="00343AFC" w:rsidRPr="005C7562" w:rsidRDefault="00343AFC" w:rsidP="00500AC2">
      <w:pPr>
        <w:jc w:val="both"/>
        <w:rPr>
          <w:rFonts w:ascii="Calibri" w:hAnsi="Calibri"/>
          <w:noProof/>
          <w:szCs w:val="24"/>
          <w:lang w:val="es-EC" w:eastAsia="es-EC"/>
        </w:rPr>
      </w:pPr>
      <w:r w:rsidRPr="005C7562">
        <w:rPr>
          <w:rFonts w:ascii="Calibri" w:hAnsi="Calibri"/>
          <w:noProof/>
          <w:szCs w:val="24"/>
          <w:lang w:val="es-EC" w:eastAsia="es-EC"/>
        </w:rPr>
        <w:t>Base de Datos: hra_prod</w:t>
      </w:r>
    </w:p>
    <w:p w14:paraId="3FD3B746" w14:textId="77777777" w:rsidR="00343AFC" w:rsidRPr="005C7562" w:rsidRDefault="00343AFC" w:rsidP="00500AC2">
      <w:pPr>
        <w:jc w:val="both"/>
        <w:rPr>
          <w:rFonts w:ascii="Calibri" w:hAnsi="Calibri"/>
          <w:noProof/>
          <w:szCs w:val="24"/>
          <w:lang w:val="es-EC" w:eastAsia="es-EC"/>
        </w:rPr>
      </w:pPr>
      <w:r w:rsidRPr="005C7562">
        <w:rPr>
          <w:rFonts w:ascii="Calibri" w:hAnsi="Calibri"/>
          <w:noProof/>
          <w:szCs w:val="24"/>
          <w:lang w:val="es-EC" w:eastAsia="es-EC"/>
        </w:rPr>
        <w:t>Usuario: hra_prod</w:t>
      </w:r>
    </w:p>
    <w:p w14:paraId="382AD7D0" w14:textId="77777777" w:rsidR="00343AFC" w:rsidRPr="005C7562" w:rsidRDefault="00343AFC" w:rsidP="00500AC2">
      <w:pPr>
        <w:jc w:val="both"/>
        <w:rPr>
          <w:rFonts w:ascii="Calibri" w:hAnsi="Calibri"/>
          <w:szCs w:val="24"/>
          <w:lang w:val="es-EC"/>
        </w:rPr>
      </w:pPr>
      <w:r w:rsidRPr="005C7562">
        <w:rPr>
          <w:rFonts w:ascii="Calibri" w:hAnsi="Calibri"/>
          <w:noProof/>
          <w:szCs w:val="24"/>
          <w:lang w:val="es-EC" w:eastAsia="es-EC"/>
        </w:rPr>
        <w:t>Contraseña: hra_prod</w:t>
      </w:r>
    </w:p>
    <w:p w14:paraId="5EA6292B" w14:textId="77777777" w:rsidR="00C704FA" w:rsidRPr="00C9216F" w:rsidRDefault="00C704FA" w:rsidP="005C7562">
      <w:pPr>
        <w:jc w:val="both"/>
        <w:rPr>
          <w:rFonts w:ascii="Calibri" w:hAnsi="Calibri"/>
          <w:szCs w:val="24"/>
          <w:lang w:val="es-EC"/>
        </w:rPr>
      </w:pPr>
    </w:p>
    <w:p w14:paraId="278631F6" w14:textId="77777777" w:rsidR="005237CF" w:rsidRPr="00C9216F" w:rsidRDefault="005237CF" w:rsidP="005C7562">
      <w:pPr>
        <w:jc w:val="both"/>
        <w:rPr>
          <w:rFonts w:ascii="Calibri" w:hAnsi="Calibri"/>
          <w:szCs w:val="24"/>
          <w:lang w:val="es-EC"/>
        </w:rPr>
      </w:pPr>
    </w:p>
    <w:p w14:paraId="62376DF3" w14:textId="77777777" w:rsidR="005237CF" w:rsidRPr="00C9216F" w:rsidRDefault="005237CF" w:rsidP="005C7562">
      <w:pPr>
        <w:jc w:val="both"/>
        <w:rPr>
          <w:rFonts w:ascii="Calibri" w:hAnsi="Calibri"/>
          <w:szCs w:val="24"/>
          <w:lang w:val="es-EC"/>
        </w:rPr>
      </w:pPr>
    </w:p>
    <w:p w14:paraId="0381FD57" w14:textId="77777777" w:rsidR="000439BC" w:rsidRPr="00C9216F" w:rsidRDefault="000439BC" w:rsidP="00500AC2">
      <w:pPr>
        <w:pStyle w:val="Ttulo1"/>
        <w:ind w:left="142" w:hanging="142"/>
        <w:jc w:val="both"/>
        <w:rPr>
          <w:rFonts w:ascii="Calibri" w:hAnsi="Calibri"/>
          <w:szCs w:val="24"/>
          <w:lang w:val="es-EC"/>
        </w:rPr>
      </w:pPr>
      <w:r w:rsidRPr="00C9216F">
        <w:rPr>
          <w:rFonts w:ascii="Calibri" w:hAnsi="Calibri"/>
          <w:szCs w:val="24"/>
          <w:lang w:val="es-EC"/>
        </w:rPr>
        <w:t>Usuarios y Permisos Evolution</w:t>
      </w:r>
    </w:p>
    <w:p w14:paraId="2CE0A1F6" w14:textId="77777777" w:rsidR="000439BC" w:rsidRPr="00C9216F" w:rsidRDefault="000439BC" w:rsidP="005C7562">
      <w:pPr>
        <w:jc w:val="both"/>
        <w:rPr>
          <w:rFonts w:ascii="Calibri" w:hAnsi="Calibri"/>
          <w:szCs w:val="24"/>
          <w:lang w:val="es-EC"/>
        </w:rPr>
      </w:pPr>
    </w:p>
    <w:p w14:paraId="40B22C6A" w14:textId="77777777" w:rsidR="000439BC" w:rsidRPr="005C7562" w:rsidRDefault="000439BC" w:rsidP="005C7562">
      <w:pPr>
        <w:numPr>
          <w:ilvl w:val="0"/>
          <w:numId w:val="40"/>
        </w:numPr>
        <w:jc w:val="both"/>
        <w:rPr>
          <w:rFonts w:ascii="Calibri" w:hAnsi="Calibri"/>
          <w:szCs w:val="24"/>
          <w:lang w:val="es-EC"/>
        </w:rPr>
      </w:pPr>
      <w:r w:rsidRPr="005C7562">
        <w:rPr>
          <w:rFonts w:ascii="Calibri" w:hAnsi="Calibri"/>
          <w:szCs w:val="24"/>
          <w:lang w:val="es-EC"/>
        </w:rPr>
        <w:t xml:space="preserve">Para el uso del Sistema Evolution, cada máquina debe tener creada una unidad de red al servidor Evolution apuntando a la carpeta Evolution. </w:t>
      </w:r>
    </w:p>
    <w:p w14:paraId="0E5EB461" w14:textId="77777777" w:rsidR="000439BC" w:rsidRPr="005C7562" w:rsidRDefault="000439BC" w:rsidP="005C7562">
      <w:pPr>
        <w:ind w:left="360"/>
        <w:jc w:val="both"/>
        <w:rPr>
          <w:rFonts w:ascii="Calibri" w:hAnsi="Calibri"/>
          <w:szCs w:val="24"/>
          <w:lang w:val="es-EC"/>
        </w:rPr>
      </w:pPr>
    </w:p>
    <w:p w14:paraId="623AA6DB" w14:textId="77A6E3F5" w:rsidR="000439BC" w:rsidRPr="005C7562" w:rsidRDefault="00AA767E" w:rsidP="00500AC2">
      <w:pPr>
        <w:ind w:left="360"/>
        <w:jc w:val="center"/>
        <w:rPr>
          <w:rFonts w:ascii="Calibri" w:hAnsi="Calibri"/>
          <w:szCs w:val="24"/>
          <w:lang w:val="es-EC"/>
        </w:rPr>
      </w:pPr>
      <w:r w:rsidRPr="005C7562">
        <w:rPr>
          <w:rFonts w:ascii="Calibri" w:hAnsi="Calibri"/>
          <w:noProof/>
          <w:szCs w:val="24"/>
          <w:lang w:val="es-EC" w:eastAsia="es-EC"/>
        </w:rPr>
        <w:drawing>
          <wp:inline distT="0" distB="0" distL="0" distR="0" wp14:anchorId="3FF4890C" wp14:editId="77404513">
            <wp:extent cx="4594860" cy="1990090"/>
            <wp:effectExtent l="0" t="0" r="0" b="0"/>
            <wp:docPr id="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10" t="3937" r="17708" b="46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0138B" w14:textId="77777777" w:rsidR="000439BC" w:rsidRPr="005C7562" w:rsidRDefault="000439BC" w:rsidP="005C7562">
      <w:pPr>
        <w:ind w:left="720"/>
        <w:jc w:val="both"/>
        <w:rPr>
          <w:rFonts w:ascii="Calibri" w:hAnsi="Calibri"/>
          <w:szCs w:val="24"/>
          <w:lang w:val="es-EC"/>
        </w:rPr>
      </w:pPr>
    </w:p>
    <w:p w14:paraId="0C9AC298" w14:textId="77777777" w:rsidR="005237CF" w:rsidRPr="005C7562" w:rsidRDefault="005237CF" w:rsidP="005C7562">
      <w:pPr>
        <w:ind w:left="720"/>
        <w:jc w:val="both"/>
        <w:rPr>
          <w:rFonts w:ascii="Calibri" w:hAnsi="Calibri"/>
          <w:szCs w:val="24"/>
          <w:lang w:val="es-EC"/>
        </w:rPr>
      </w:pPr>
    </w:p>
    <w:p w14:paraId="282807E1" w14:textId="77777777" w:rsidR="000439BC" w:rsidRPr="005C7562" w:rsidRDefault="000439BC" w:rsidP="005C7562">
      <w:pPr>
        <w:numPr>
          <w:ilvl w:val="0"/>
          <w:numId w:val="40"/>
        </w:numPr>
        <w:jc w:val="both"/>
        <w:rPr>
          <w:rFonts w:ascii="Calibri" w:hAnsi="Calibri"/>
          <w:szCs w:val="24"/>
          <w:lang w:val="es-EC"/>
        </w:rPr>
      </w:pPr>
      <w:r w:rsidRPr="005C7562">
        <w:rPr>
          <w:rFonts w:ascii="Calibri" w:hAnsi="Calibri"/>
          <w:szCs w:val="24"/>
          <w:lang w:val="es-EC"/>
        </w:rPr>
        <w:t xml:space="preserve">La carpeta debe de estar compartida a los usuarios correspondientes. </w:t>
      </w:r>
    </w:p>
    <w:p w14:paraId="22C3013B" w14:textId="77777777" w:rsidR="000439BC" w:rsidRPr="005C7562" w:rsidRDefault="000439BC" w:rsidP="005C7562">
      <w:pPr>
        <w:jc w:val="both"/>
        <w:rPr>
          <w:rFonts w:ascii="Calibri" w:hAnsi="Calibri"/>
          <w:szCs w:val="24"/>
          <w:lang w:val="es-EC"/>
        </w:rPr>
      </w:pPr>
    </w:p>
    <w:p w14:paraId="2E12FAA5" w14:textId="77777777" w:rsidR="000439BC" w:rsidRPr="005C7562" w:rsidRDefault="000439BC" w:rsidP="005C7562">
      <w:pPr>
        <w:numPr>
          <w:ilvl w:val="0"/>
          <w:numId w:val="40"/>
        </w:numPr>
        <w:jc w:val="both"/>
        <w:rPr>
          <w:rFonts w:ascii="Calibri" w:hAnsi="Calibri"/>
          <w:szCs w:val="24"/>
          <w:lang w:val="es-EC"/>
        </w:rPr>
      </w:pPr>
      <w:r w:rsidRPr="005C7562">
        <w:rPr>
          <w:rFonts w:ascii="Calibri" w:hAnsi="Calibri"/>
          <w:szCs w:val="24"/>
          <w:lang w:val="es-EC"/>
        </w:rPr>
        <w:t xml:space="preserve">Para su uso, hay que crear los accesos directos en el Escritorio al igual que se lo hace en el servidor. </w:t>
      </w:r>
    </w:p>
    <w:p w14:paraId="292646FD" w14:textId="77777777" w:rsidR="005237CF" w:rsidRPr="005C7562" w:rsidRDefault="005237CF" w:rsidP="005C7562">
      <w:pPr>
        <w:pStyle w:val="Prrafodelista"/>
        <w:jc w:val="both"/>
        <w:rPr>
          <w:rFonts w:ascii="Calibri" w:hAnsi="Calibri"/>
          <w:lang w:val="es-EC"/>
        </w:rPr>
      </w:pPr>
    </w:p>
    <w:p w14:paraId="3C7E107B" w14:textId="77777777" w:rsidR="005237CF" w:rsidRPr="005C7562" w:rsidRDefault="005237CF" w:rsidP="005C7562">
      <w:pPr>
        <w:pStyle w:val="Prrafodelista"/>
        <w:jc w:val="both"/>
        <w:rPr>
          <w:rFonts w:ascii="Calibri" w:hAnsi="Calibri"/>
          <w:lang w:val="es-EC"/>
        </w:rPr>
      </w:pPr>
    </w:p>
    <w:p w14:paraId="4B4B1DD8" w14:textId="77777777" w:rsidR="005237CF" w:rsidRPr="005C7562" w:rsidRDefault="005237CF" w:rsidP="005C7562">
      <w:pPr>
        <w:numPr>
          <w:ilvl w:val="0"/>
          <w:numId w:val="40"/>
        </w:numPr>
        <w:jc w:val="both"/>
        <w:rPr>
          <w:rFonts w:ascii="Calibri" w:hAnsi="Calibri"/>
          <w:szCs w:val="24"/>
          <w:lang w:val="es-EC"/>
        </w:rPr>
      </w:pPr>
      <w:r w:rsidRPr="005C7562">
        <w:rPr>
          <w:rFonts w:ascii="Calibri" w:hAnsi="Calibri"/>
          <w:szCs w:val="24"/>
          <w:lang w:val="es-EC"/>
        </w:rPr>
        <w:t xml:space="preserve">Para los que se conectan vía escritorio remoto también hay que agregar los usuarios permitidos. </w:t>
      </w:r>
    </w:p>
    <w:p w14:paraId="1BC4B52C" w14:textId="77777777" w:rsidR="005237CF" w:rsidRPr="005C7562" w:rsidRDefault="005237CF" w:rsidP="005C7562">
      <w:pPr>
        <w:pStyle w:val="Prrafodelista"/>
        <w:jc w:val="both"/>
        <w:rPr>
          <w:rFonts w:ascii="Calibri" w:hAnsi="Calibri"/>
          <w:lang w:val="es-EC"/>
        </w:rPr>
      </w:pPr>
    </w:p>
    <w:p w14:paraId="64671A52" w14:textId="37F60466" w:rsidR="005237CF" w:rsidRPr="005C7562" w:rsidRDefault="00AA767E" w:rsidP="00500AC2">
      <w:pPr>
        <w:jc w:val="center"/>
        <w:rPr>
          <w:rFonts w:ascii="Calibri" w:hAnsi="Calibri"/>
          <w:szCs w:val="24"/>
          <w:lang w:val="es-EC"/>
        </w:rPr>
      </w:pPr>
      <w:r w:rsidRPr="005C7562">
        <w:rPr>
          <w:rFonts w:ascii="Calibri" w:hAnsi="Calibri"/>
          <w:noProof/>
          <w:szCs w:val="24"/>
          <w:lang w:val="es-EC" w:eastAsia="es-EC"/>
        </w:rPr>
        <w:drawing>
          <wp:inline distT="0" distB="0" distL="0" distR="0" wp14:anchorId="20C79F08" wp14:editId="5C8D68B0">
            <wp:extent cx="2343785" cy="2673985"/>
            <wp:effectExtent l="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5" t="22598" r="58942" b="16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78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9A49D" w14:textId="77777777" w:rsidR="00C704FA" w:rsidRPr="005C7562" w:rsidRDefault="00C704FA" w:rsidP="005C7562">
      <w:pPr>
        <w:ind w:left="708"/>
        <w:jc w:val="both"/>
        <w:rPr>
          <w:rFonts w:ascii="Calibri" w:hAnsi="Calibri"/>
          <w:szCs w:val="24"/>
          <w:lang w:val="es-EC"/>
        </w:rPr>
      </w:pPr>
    </w:p>
    <w:sectPr w:rsidR="00C704FA" w:rsidRPr="005C756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9" w:h="16834" w:code="9"/>
      <w:pgMar w:top="1134" w:right="936" w:bottom="851" w:left="1134" w:header="1134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A94915" w14:textId="77777777" w:rsidR="00B71784" w:rsidRDefault="00B71784">
      <w:r>
        <w:separator/>
      </w:r>
    </w:p>
  </w:endnote>
  <w:endnote w:type="continuationSeparator" w:id="0">
    <w:p w14:paraId="76A3153C" w14:textId="77777777" w:rsidR="00B71784" w:rsidRDefault="00B71784">
      <w:r>
        <w:continuationSeparator/>
      </w:r>
    </w:p>
  </w:endnote>
  <w:endnote w:type="continuationNotice" w:id="1">
    <w:p w14:paraId="6D4A94BF" w14:textId="77777777" w:rsidR="00B71784" w:rsidRDefault="00B7178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6406F5" w14:textId="77777777" w:rsidR="001B376B" w:rsidRDefault="001B376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161" w:type="dxa"/>
      <w:tblInd w:w="-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456"/>
      <w:gridCol w:w="1701"/>
      <w:gridCol w:w="1559"/>
      <w:gridCol w:w="1701"/>
      <w:gridCol w:w="873"/>
      <w:gridCol w:w="1800"/>
      <w:gridCol w:w="1071"/>
    </w:tblGrid>
    <w:tr w:rsidR="00F9673E" w:rsidRPr="003425F7" w14:paraId="3EE555C4" w14:textId="77777777" w:rsidTr="009A580B">
      <w:tc>
        <w:tcPr>
          <w:tcW w:w="1456" w:type="dxa"/>
        </w:tcPr>
        <w:p w14:paraId="08F4C96D" w14:textId="77777777" w:rsidR="00F9673E" w:rsidRPr="003425F7" w:rsidRDefault="00F9673E">
          <w:pPr>
            <w:pStyle w:val="Piedepgina"/>
            <w:rPr>
              <w:rFonts w:ascii="Calibri" w:hAnsi="Calibri"/>
              <w:sz w:val="18"/>
              <w:lang w:val="es-ES_tradnl"/>
            </w:rPr>
          </w:pPr>
          <w:r w:rsidRPr="003425F7">
            <w:rPr>
              <w:rFonts w:ascii="Calibri" w:hAnsi="Calibri"/>
              <w:sz w:val="18"/>
              <w:lang w:val="es-ES_tradnl"/>
            </w:rPr>
            <w:t>Elaborado por:</w:t>
          </w:r>
        </w:p>
        <w:p w14:paraId="31E005E8" w14:textId="3CF71E13" w:rsidR="00F9673E" w:rsidRPr="00794AC6" w:rsidRDefault="0048312B">
          <w:pPr>
            <w:pStyle w:val="Piedepgina"/>
            <w:rPr>
              <w:rFonts w:ascii="Calibri" w:hAnsi="Calibri"/>
              <w:i/>
              <w:iCs/>
              <w:color w:val="000099"/>
              <w:lang w:val="es-ES_tradnl"/>
            </w:rPr>
          </w:pPr>
          <w:r w:rsidRPr="003425F7">
            <w:rPr>
              <w:rFonts w:ascii="Calibri" w:hAnsi="Calibri"/>
              <w:lang w:val="es-ES_tradnl"/>
            </w:rPr>
            <w:t xml:space="preserve"> </w:t>
          </w:r>
          <w:r w:rsidR="00794AC6" w:rsidRPr="00794AC6">
            <w:rPr>
              <w:rFonts w:ascii="Calibri" w:hAnsi="Calibri"/>
              <w:i/>
              <w:iCs/>
              <w:color w:val="000099"/>
              <w:lang w:val="es-ES_tradnl"/>
            </w:rPr>
            <w:t>V. Álvarez</w:t>
          </w:r>
          <w:r w:rsidRPr="00794AC6">
            <w:rPr>
              <w:rFonts w:ascii="Calibri" w:hAnsi="Calibri"/>
              <w:i/>
              <w:iCs/>
              <w:color w:val="000099"/>
              <w:lang w:val="es-ES_tradnl"/>
            </w:rPr>
            <w:t xml:space="preserve"> </w:t>
          </w:r>
        </w:p>
      </w:tc>
      <w:tc>
        <w:tcPr>
          <w:tcW w:w="1701" w:type="dxa"/>
        </w:tcPr>
        <w:p w14:paraId="7A4F6EAB" w14:textId="73F792CE" w:rsidR="00F9673E" w:rsidRPr="003425F7" w:rsidRDefault="004E130C">
          <w:pPr>
            <w:pStyle w:val="Piedepgina"/>
            <w:rPr>
              <w:rFonts w:ascii="Calibri" w:hAnsi="Calibri"/>
              <w:sz w:val="18"/>
              <w:lang w:val="es-ES_tradnl"/>
            </w:rPr>
          </w:pPr>
          <w:ins w:id="12" w:author="Zambrano, Edwin" w:date="2020-05-09T00:13:00Z">
            <w:r>
              <w:rPr>
                <w:rFonts w:ascii="Calibri" w:hAnsi="Calibri"/>
                <w:sz w:val="18"/>
                <w:lang w:val="es-ES_tradnl"/>
              </w:rPr>
              <w:t>Revisado</w:t>
            </w:r>
          </w:ins>
          <w:del w:id="13" w:author="Zambrano, Edwin" w:date="2020-05-09T00:13:00Z">
            <w:r w:rsidR="00F9673E" w:rsidRPr="003425F7" w:rsidDel="004E130C">
              <w:rPr>
                <w:rFonts w:ascii="Calibri" w:hAnsi="Calibri"/>
                <w:sz w:val="18"/>
                <w:lang w:val="es-ES_tradnl"/>
              </w:rPr>
              <w:delText>Aprobado</w:delText>
            </w:r>
          </w:del>
          <w:r w:rsidR="00F9673E" w:rsidRPr="003425F7">
            <w:rPr>
              <w:rFonts w:ascii="Calibri" w:hAnsi="Calibri"/>
              <w:sz w:val="18"/>
              <w:lang w:val="es-ES_tradnl"/>
            </w:rPr>
            <w:t xml:space="preserve"> por:</w:t>
          </w:r>
        </w:p>
        <w:p w14:paraId="54558AB5" w14:textId="19D064A9" w:rsidR="00F9673E" w:rsidRPr="005C7562" w:rsidRDefault="00706213" w:rsidP="00706213">
          <w:pPr>
            <w:pStyle w:val="Piedepgina"/>
            <w:rPr>
              <w:rFonts w:ascii="Calibri" w:hAnsi="Calibri"/>
              <w:color w:val="0000FF"/>
              <w:lang w:val="es-ES_tradnl"/>
            </w:rPr>
          </w:pPr>
          <w:r>
            <w:rPr>
              <w:rFonts w:ascii="Calibri" w:hAnsi="Calibri"/>
              <w:color w:val="0000FF"/>
              <w:lang w:val="es-ES_tradnl"/>
            </w:rPr>
            <w:t>A.</w:t>
          </w:r>
          <w:r w:rsidR="002B21C5">
            <w:rPr>
              <w:rFonts w:ascii="Calibri" w:hAnsi="Calibri"/>
              <w:color w:val="0000FF"/>
              <w:lang w:val="es-ES_tradnl"/>
            </w:rPr>
            <w:t xml:space="preserve"> </w:t>
          </w:r>
          <w:r w:rsidR="00D3087C">
            <w:rPr>
              <w:rFonts w:ascii="Calibri" w:hAnsi="Calibri"/>
              <w:color w:val="0000FF"/>
              <w:lang w:val="es-ES_tradnl"/>
            </w:rPr>
            <w:t>Cacao</w:t>
          </w:r>
        </w:p>
      </w:tc>
      <w:tc>
        <w:tcPr>
          <w:tcW w:w="1559" w:type="dxa"/>
        </w:tcPr>
        <w:p w14:paraId="70B733DE" w14:textId="77777777" w:rsidR="00F9673E" w:rsidRPr="003425F7" w:rsidRDefault="00F9673E">
          <w:pPr>
            <w:pStyle w:val="Piedepgina"/>
            <w:rPr>
              <w:rFonts w:ascii="Calibri" w:hAnsi="Calibri"/>
              <w:sz w:val="18"/>
              <w:lang w:val="es-ES_tradnl"/>
            </w:rPr>
          </w:pPr>
          <w:r w:rsidRPr="003425F7">
            <w:rPr>
              <w:rFonts w:ascii="Calibri" w:hAnsi="Calibri"/>
              <w:sz w:val="18"/>
              <w:lang w:val="es-ES_tradnl"/>
            </w:rPr>
            <w:t>Aprobado por:</w:t>
          </w:r>
        </w:p>
        <w:p w14:paraId="3F4DBDFD" w14:textId="22118C37" w:rsidR="00F9673E" w:rsidRPr="003425F7" w:rsidRDefault="00706213" w:rsidP="00706213">
          <w:pPr>
            <w:pStyle w:val="Piedepgina"/>
            <w:rPr>
              <w:rFonts w:ascii="Calibri" w:hAnsi="Calibri"/>
              <w:i/>
              <w:color w:val="0000FF"/>
              <w:lang w:val="es-ES_tradnl"/>
            </w:rPr>
          </w:pPr>
          <w:r>
            <w:rPr>
              <w:rFonts w:ascii="Calibri" w:hAnsi="Calibri"/>
              <w:i/>
              <w:color w:val="0000FF"/>
              <w:lang w:val="es-ES_tradnl"/>
            </w:rPr>
            <w:t>B.</w:t>
          </w:r>
          <w:r w:rsidR="00794AC6">
            <w:rPr>
              <w:rFonts w:ascii="Calibri" w:hAnsi="Calibri"/>
              <w:i/>
              <w:color w:val="0000FF"/>
              <w:lang w:val="es-ES_tradnl"/>
            </w:rPr>
            <w:t>Knezevic</w:t>
          </w:r>
        </w:p>
      </w:tc>
      <w:tc>
        <w:tcPr>
          <w:tcW w:w="1701" w:type="dxa"/>
        </w:tcPr>
        <w:p w14:paraId="247E73F2" w14:textId="77777777" w:rsidR="00F9673E" w:rsidRPr="003425F7" w:rsidRDefault="00F9673E">
          <w:pPr>
            <w:pStyle w:val="Piedepgina"/>
            <w:rPr>
              <w:rFonts w:ascii="Calibri" w:hAnsi="Calibri"/>
              <w:sz w:val="18"/>
              <w:lang w:val="es-ES_tradnl"/>
            </w:rPr>
          </w:pPr>
          <w:r w:rsidRPr="003425F7">
            <w:rPr>
              <w:rFonts w:ascii="Calibri" w:hAnsi="Calibri"/>
              <w:sz w:val="18"/>
              <w:lang w:val="es-ES_tradnl"/>
            </w:rPr>
            <w:t>Fecha:</w:t>
          </w:r>
        </w:p>
        <w:p w14:paraId="2232C702" w14:textId="00B5837F" w:rsidR="00F9673E" w:rsidRPr="004E130C" w:rsidRDefault="00D3087C" w:rsidP="005C7562">
          <w:pPr>
            <w:pStyle w:val="Piedepgina"/>
            <w:jc w:val="center"/>
            <w:rPr>
              <w:rFonts w:ascii="Calibri" w:hAnsi="Calibri"/>
              <w:i/>
              <w:iCs/>
              <w:color w:val="0000FF"/>
              <w:lang w:val="es-ES_tradnl"/>
              <w:rPrChange w:id="14" w:author="Zambrano, Edwin" w:date="2020-05-09T00:13:00Z">
                <w:rPr>
                  <w:rFonts w:ascii="Calibri" w:hAnsi="Calibri"/>
                  <w:color w:val="0000FF"/>
                  <w:lang w:val="es-ES_tradnl"/>
                </w:rPr>
              </w:rPrChange>
            </w:rPr>
          </w:pPr>
          <w:r w:rsidRPr="004E130C">
            <w:rPr>
              <w:rFonts w:ascii="Calibri" w:hAnsi="Calibri"/>
              <w:i/>
              <w:iCs/>
              <w:color w:val="0000FF"/>
              <w:lang w:val="es-ES_tradnl"/>
              <w:rPrChange w:id="15" w:author="Zambrano, Edwin" w:date="2020-05-09T00:13:00Z">
                <w:rPr>
                  <w:rFonts w:ascii="Calibri" w:hAnsi="Calibri"/>
                  <w:color w:val="0000FF"/>
                  <w:lang w:val="es-ES_tradnl"/>
                </w:rPr>
              </w:rPrChange>
            </w:rPr>
            <w:t>Abr 06/2020</w:t>
          </w:r>
        </w:p>
      </w:tc>
      <w:tc>
        <w:tcPr>
          <w:tcW w:w="873" w:type="dxa"/>
        </w:tcPr>
        <w:p w14:paraId="11096521" w14:textId="77777777" w:rsidR="00F9673E" w:rsidRPr="003425F7" w:rsidRDefault="00F9673E">
          <w:pPr>
            <w:pStyle w:val="Piedepgina"/>
            <w:rPr>
              <w:rFonts w:ascii="Calibri" w:hAnsi="Calibri"/>
              <w:sz w:val="18"/>
              <w:lang w:val="es-ES_tradnl"/>
            </w:rPr>
          </w:pPr>
          <w:r w:rsidRPr="003425F7">
            <w:rPr>
              <w:rFonts w:ascii="Calibri" w:hAnsi="Calibri"/>
              <w:sz w:val="18"/>
              <w:lang w:val="es-ES_tradnl"/>
            </w:rPr>
            <w:t>Versión:</w:t>
          </w:r>
        </w:p>
        <w:p w14:paraId="30796ED1" w14:textId="7AB34B2B" w:rsidR="00F9673E" w:rsidRPr="005C7562" w:rsidRDefault="005C7562" w:rsidP="005C7562">
          <w:pPr>
            <w:pStyle w:val="Piedepgina"/>
            <w:jc w:val="center"/>
            <w:rPr>
              <w:rFonts w:ascii="Calibri" w:hAnsi="Calibri"/>
              <w:color w:val="0000FF"/>
              <w:lang w:val="es-ES_tradnl"/>
            </w:rPr>
          </w:pPr>
          <w:r>
            <w:rPr>
              <w:rFonts w:ascii="Calibri" w:hAnsi="Calibri"/>
              <w:color w:val="0000FF"/>
              <w:lang w:val="es-ES_tradnl"/>
            </w:rPr>
            <w:t>3</w:t>
          </w:r>
          <w:r w:rsidR="00630D5D">
            <w:rPr>
              <w:rFonts w:ascii="Calibri" w:hAnsi="Calibri"/>
              <w:color w:val="0000FF"/>
              <w:lang w:val="es-ES_tradnl"/>
            </w:rPr>
            <w:t>.</w:t>
          </w:r>
          <w:r w:rsidR="00D3087C">
            <w:rPr>
              <w:rFonts w:ascii="Calibri" w:hAnsi="Calibri"/>
              <w:color w:val="0000FF"/>
              <w:lang w:val="es-ES_tradnl"/>
            </w:rPr>
            <w:t>1</w:t>
          </w:r>
        </w:p>
      </w:tc>
      <w:tc>
        <w:tcPr>
          <w:tcW w:w="1800" w:type="dxa"/>
        </w:tcPr>
        <w:p w14:paraId="3D9D1ADF" w14:textId="77777777" w:rsidR="00F9673E" w:rsidRPr="003425F7" w:rsidRDefault="00F9673E">
          <w:pPr>
            <w:pStyle w:val="Piedepgina"/>
            <w:rPr>
              <w:rFonts w:ascii="Calibri" w:hAnsi="Calibri"/>
              <w:sz w:val="18"/>
              <w:lang w:val="es-ES_tradnl"/>
            </w:rPr>
          </w:pPr>
          <w:r w:rsidRPr="003425F7">
            <w:rPr>
              <w:rFonts w:ascii="Calibri" w:hAnsi="Calibri"/>
              <w:sz w:val="18"/>
              <w:lang w:val="es-ES_tradnl"/>
            </w:rPr>
            <w:t>Documento:</w:t>
          </w:r>
        </w:p>
        <w:p w14:paraId="4F1CB9C6" w14:textId="77777777" w:rsidR="00F9673E" w:rsidRPr="003425F7" w:rsidRDefault="00F9673E" w:rsidP="005C7562">
          <w:pPr>
            <w:pStyle w:val="Piedepgina"/>
            <w:jc w:val="center"/>
            <w:rPr>
              <w:rFonts w:ascii="Calibri" w:hAnsi="Calibri"/>
              <w:lang w:val="es-ES_tradnl"/>
            </w:rPr>
          </w:pPr>
          <w:r w:rsidRPr="003425F7">
            <w:rPr>
              <w:rFonts w:ascii="Calibri" w:hAnsi="Calibri"/>
              <w:lang w:val="es-ES_tradnl"/>
            </w:rPr>
            <w:t>IT-630-5</w:t>
          </w:r>
          <w:r w:rsidR="009A580B" w:rsidRPr="003425F7">
            <w:rPr>
              <w:rFonts w:ascii="Calibri" w:hAnsi="Calibri"/>
              <w:lang w:val="es-ES_tradnl"/>
            </w:rPr>
            <w:t>3</w:t>
          </w:r>
        </w:p>
      </w:tc>
      <w:tc>
        <w:tcPr>
          <w:tcW w:w="1071" w:type="dxa"/>
        </w:tcPr>
        <w:p w14:paraId="1C0FB5D3" w14:textId="77777777" w:rsidR="00F9673E" w:rsidRPr="003425F7" w:rsidRDefault="00F9673E">
          <w:pPr>
            <w:pStyle w:val="Piedepgina"/>
            <w:rPr>
              <w:rFonts w:ascii="Calibri" w:hAnsi="Calibri"/>
              <w:sz w:val="18"/>
              <w:lang w:val="es-ES_tradnl"/>
            </w:rPr>
          </w:pPr>
          <w:r w:rsidRPr="003425F7">
            <w:rPr>
              <w:rFonts w:ascii="Calibri" w:hAnsi="Calibri"/>
              <w:sz w:val="18"/>
              <w:lang w:val="es-ES_tradnl"/>
            </w:rPr>
            <w:t>Página:</w:t>
          </w:r>
        </w:p>
        <w:p w14:paraId="21BF31C7" w14:textId="77777777" w:rsidR="00F9673E" w:rsidRPr="003425F7" w:rsidRDefault="00F9673E" w:rsidP="005C7562">
          <w:pPr>
            <w:pStyle w:val="Piedepgina"/>
            <w:jc w:val="center"/>
            <w:rPr>
              <w:rFonts w:ascii="Calibri" w:hAnsi="Calibri"/>
              <w:sz w:val="18"/>
              <w:lang w:val="es-ES_tradnl"/>
            </w:rPr>
          </w:pPr>
          <w:r w:rsidRPr="003425F7">
            <w:rPr>
              <w:rStyle w:val="Nmerodepgina"/>
              <w:rFonts w:ascii="Calibri" w:hAnsi="Calibri"/>
            </w:rPr>
            <w:fldChar w:fldCharType="begin"/>
          </w:r>
          <w:r w:rsidRPr="003425F7">
            <w:rPr>
              <w:rStyle w:val="Nmerodepgina"/>
              <w:rFonts w:ascii="Calibri" w:hAnsi="Calibri"/>
              <w:lang w:val="es-EC"/>
            </w:rPr>
            <w:instrText xml:space="preserve"> PAGE </w:instrText>
          </w:r>
          <w:r w:rsidRPr="003425F7">
            <w:rPr>
              <w:rStyle w:val="Nmerodepgina"/>
              <w:rFonts w:ascii="Calibri" w:hAnsi="Calibri"/>
            </w:rPr>
            <w:fldChar w:fldCharType="separate"/>
          </w:r>
          <w:r w:rsidR="00B94B5E">
            <w:rPr>
              <w:rStyle w:val="Nmerodepgina"/>
              <w:rFonts w:ascii="Calibri" w:hAnsi="Calibri"/>
              <w:noProof/>
              <w:lang w:val="es-EC"/>
            </w:rPr>
            <w:t>1</w:t>
          </w:r>
          <w:r w:rsidRPr="003425F7">
            <w:rPr>
              <w:rStyle w:val="Nmerodepgina"/>
              <w:rFonts w:ascii="Calibri" w:hAnsi="Calibri"/>
            </w:rPr>
            <w:fldChar w:fldCharType="end"/>
          </w:r>
          <w:r w:rsidRPr="003425F7">
            <w:rPr>
              <w:rStyle w:val="Nmerodepgina"/>
              <w:rFonts w:ascii="Calibri" w:hAnsi="Calibri"/>
              <w:lang w:val="es-EC"/>
            </w:rPr>
            <w:t xml:space="preserve"> de </w:t>
          </w:r>
          <w:r w:rsidRPr="003425F7">
            <w:rPr>
              <w:rStyle w:val="Nmerodepgina"/>
              <w:rFonts w:ascii="Calibri" w:hAnsi="Calibri"/>
            </w:rPr>
            <w:fldChar w:fldCharType="begin"/>
          </w:r>
          <w:r w:rsidRPr="003425F7">
            <w:rPr>
              <w:rStyle w:val="Nmerodepgina"/>
              <w:rFonts w:ascii="Calibri" w:hAnsi="Calibri"/>
              <w:lang w:val="es-EC"/>
            </w:rPr>
            <w:instrText xml:space="preserve"> NUMPAGES </w:instrText>
          </w:r>
          <w:r w:rsidRPr="003425F7">
            <w:rPr>
              <w:rStyle w:val="Nmerodepgina"/>
              <w:rFonts w:ascii="Calibri" w:hAnsi="Calibri"/>
            </w:rPr>
            <w:fldChar w:fldCharType="separate"/>
          </w:r>
          <w:r w:rsidR="00B94B5E">
            <w:rPr>
              <w:rStyle w:val="Nmerodepgina"/>
              <w:rFonts w:ascii="Calibri" w:hAnsi="Calibri"/>
              <w:noProof/>
              <w:lang w:val="es-EC"/>
            </w:rPr>
            <w:t>7</w:t>
          </w:r>
          <w:r w:rsidRPr="003425F7">
            <w:rPr>
              <w:rStyle w:val="Nmerodepgina"/>
              <w:rFonts w:ascii="Calibri" w:hAnsi="Calibri"/>
            </w:rPr>
            <w:fldChar w:fldCharType="end"/>
          </w:r>
        </w:p>
      </w:tc>
    </w:tr>
  </w:tbl>
  <w:p w14:paraId="7F181C10" w14:textId="77777777" w:rsidR="00F9673E" w:rsidRDefault="00F9673E">
    <w:pPr>
      <w:pStyle w:val="Piedepgina"/>
      <w:rPr>
        <w:rFonts w:ascii="Times New Roman" w:hAnsi="Times New Roman"/>
        <w:lang w:val="es-ES_tradn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B8E9BA" w14:textId="77777777" w:rsidR="001B376B" w:rsidRDefault="001B376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EB9F2B" w14:textId="77777777" w:rsidR="00B71784" w:rsidRDefault="00B71784">
      <w:r>
        <w:separator/>
      </w:r>
    </w:p>
  </w:footnote>
  <w:footnote w:type="continuationSeparator" w:id="0">
    <w:p w14:paraId="7F2FBBD6" w14:textId="77777777" w:rsidR="00B71784" w:rsidRDefault="00B71784">
      <w:r>
        <w:continuationSeparator/>
      </w:r>
    </w:p>
  </w:footnote>
  <w:footnote w:type="continuationNotice" w:id="1">
    <w:p w14:paraId="4BE0DB97" w14:textId="77777777" w:rsidR="00B71784" w:rsidRDefault="00B7178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522CC0" w14:textId="77777777" w:rsidR="001B376B" w:rsidRDefault="001B376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  <w:tblPrChange w:id="5" w:author="Zambrano, Edwin" w:date="2020-05-09T01:27:00Z">
        <w:tblPr>
          <w:tblW w:w="0" w:type="auto"/>
          <w:tblInd w:w="-72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Look w:val="0000" w:firstRow="0" w:lastRow="0" w:firstColumn="0" w:lastColumn="0" w:noHBand="0" w:noVBand="0"/>
        </w:tblPr>
      </w:tblPrChange>
    </w:tblPr>
    <w:tblGrid>
      <w:gridCol w:w="5040"/>
      <w:gridCol w:w="5121"/>
      <w:tblGridChange w:id="6">
        <w:tblGrid>
          <w:gridCol w:w="5040"/>
          <w:gridCol w:w="5121"/>
        </w:tblGrid>
      </w:tblGridChange>
    </w:tblGrid>
    <w:tr w:rsidR="00F9673E" w:rsidRPr="00A21460" w14:paraId="2DF7C0CD" w14:textId="77777777" w:rsidTr="001B376B">
      <w:trPr>
        <w:trHeight w:val="1266"/>
        <w:trPrChange w:id="7" w:author="Zambrano, Edwin" w:date="2020-05-09T01:27:00Z">
          <w:trPr>
            <w:trHeight w:val="710"/>
          </w:trPr>
        </w:trPrChange>
      </w:trPr>
      <w:tc>
        <w:tcPr>
          <w:tcW w:w="5040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vAlign w:val="bottom"/>
          <w:tcPrChange w:id="8" w:author="Zambrano, Edwin" w:date="2020-05-09T01:27:00Z">
            <w:tcPr>
              <w:tcW w:w="5040" w:type="dxa"/>
              <w:tcBorders>
                <w:top w:val="single" w:sz="4" w:space="0" w:color="auto"/>
                <w:left w:val="single" w:sz="4" w:space="0" w:color="auto"/>
                <w:bottom w:val="nil"/>
                <w:right w:val="single" w:sz="4" w:space="0" w:color="auto"/>
              </w:tcBorders>
              <w:vAlign w:val="bottom"/>
            </w:tcPr>
          </w:tcPrChange>
        </w:tcPr>
        <w:p w14:paraId="0BE9210C" w14:textId="3D1225A0" w:rsidR="00F9673E" w:rsidRPr="00A21460" w:rsidRDefault="00C9216F" w:rsidP="001B376B">
          <w:pPr>
            <w:pStyle w:val="Encabezado"/>
            <w:spacing w:line="276" w:lineRule="auto"/>
            <w:jc w:val="center"/>
            <w:rPr>
              <w:rFonts w:ascii="Calibri" w:hAnsi="Calibri"/>
              <w:b/>
            </w:rPr>
            <w:pPrChange w:id="9" w:author="Zambrano, Edwin" w:date="2020-05-09T01:27:00Z">
              <w:pPr>
                <w:pStyle w:val="Encabezado"/>
                <w:jc w:val="center"/>
              </w:pPr>
            </w:pPrChange>
          </w:pPr>
          <w:ins w:id="10" w:author="Zambrano, Edwin" w:date="2020-05-06T13:25:00Z">
            <w:r>
              <w:rPr>
                <w:rFonts w:ascii="Calibri" w:hAnsi="Calibri"/>
                <w:b/>
                <w:noProof/>
              </w:rPr>
              <w:drawing>
                <wp:inline distT="0" distB="0" distL="0" distR="0" wp14:anchorId="7C3A4E67" wp14:editId="63DEB91B">
                  <wp:extent cx="1704975" cy="708639"/>
                  <wp:effectExtent l="0" t="0" r="0" b="0"/>
                  <wp:docPr id="9" name="Imagen 9" descr="Imagen que contiene dibuj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go Oficial TC Trilex.png"/>
                          <pic:cNvPicPr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604" cy="714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ins>
        </w:p>
      </w:tc>
      <w:tc>
        <w:tcPr>
          <w:tcW w:w="5121" w:type="dxa"/>
          <w:tcBorders>
            <w:top w:val="single" w:sz="4" w:space="0" w:color="auto"/>
            <w:left w:val="nil"/>
            <w:bottom w:val="nil"/>
            <w:right w:val="single" w:sz="4" w:space="0" w:color="auto"/>
          </w:tcBorders>
          <w:vAlign w:val="center"/>
          <w:tcPrChange w:id="11" w:author="Zambrano, Edwin" w:date="2020-05-09T01:27:00Z">
            <w:tcPr>
              <w:tcW w:w="5121" w:type="dxa"/>
              <w:tcBorders>
                <w:top w:val="single" w:sz="4" w:space="0" w:color="auto"/>
                <w:left w:val="nil"/>
                <w:bottom w:val="nil"/>
                <w:right w:val="single" w:sz="4" w:space="0" w:color="auto"/>
              </w:tcBorders>
              <w:vAlign w:val="center"/>
            </w:tcPr>
          </w:tcPrChange>
        </w:tcPr>
        <w:p w14:paraId="09A5854E" w14:textId="77777777" w:rsidR="00F9673E" w:rsidRPr="00A21460" w:rsidRDefault="00F9673E">
          <w:pPr>
            <w:pStyle w:val="Encabezado"/>
            <w:jc w:val="center"/>
            <w:rPr>
              <w:rFonts w:ascii="Calibri" w:hAnsi="Calibri"/>
              <w:b/>
              <w:sz w:val="28"/>
            </w:rPr>
          </w:pPr>
          <w:r w:rsidRPr="00A21460">
            <w:rPr>
              <w:rFonts w:ascii="Calibri" w:hAnsi="Calibri"/>
              <w:b/>
              <w:sz w:val="36"/>
              <w:lang w:val="es-ES_tradnl"/>
            </w:rPr>
            <w:t>Instrucción de Trabajo</w:t>
          </w:r>
        </w:p>
      </w:tc>
    </w:tr>
    <w:tr w:rsidR="00F9673E" w:rsidRPr="00A21460" w14:paraId="1868641C" w14:textId="77777777">
      <w:trPr>
        <w:cantSplit/>
        <w:trHeight w:val="710"/>
      </w:trPr>
      <w:tc>
        <w:tcPr>
          <w:tcW w:w="5040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14AC4C8C" w14:textId="77777777" w:rsidR="00F9673E" w:rsidRPr="00A21460" w:rsidRDefault="00F9673E">
          <w:pPr>
            <w:pStyle w:val="Encabezado"/>
            <w:jc w:val="center"/>
            <w:rPr>
              <w:rFonts w:ascii="Calibri" w:hAnsi="Calibri"/>
              <w:b/>
              <w:noProof/>
              <w:sz w:val="28"/>
              <w:lang w:val="es-ES"/>
            </w:rPr>
          </w:pPr>
          <w:r w:rsidRPr="00A21460">
            <w:rPr>
              <w:rFonts w:ascii="Calibri" w:hAnsi="Calibri"/>
              <w:b/>
              <w:lang w:val="es-ES_tradnl"/>
            </w:rPr>
            <w:t>Referencia:</w:t>
          </w:r>
          <w:r w:rsidR="00900BB2" w:rsidRPr="00A21460">
            <w:rPr>
              <w:rFonts w:ascii="Calibri" w:hAnsi="Calibri"/>
              <w:lang w:val="es-ES_tradnl"/>
            </w:rPr>
            <w:t xml:space="preserve"> P</w:t>
          </w:r>
          <w:r w:rsidRPr="00A21460">
            <w:rPr>
              <w:rFonts w:ascii="Calibri" w:hAnsi="Calibri"/>
              <w:lang w:val="es-ES_tradnl"/>
            </w:rPr>
            <w:t>-630</w:t>
          </w:r>
          <w:r w:rsidR="00900BB2" w:rsidRPr="00A21460">
            <w:rPr>
              <w:rFonts w:ascii="Calibri" w:hAnsi="Calibri"/>
              <w:lang w:val="es-ES_tradnl"/>
            </w:rPr>
            <w:t>-02</w:t>
          </w:r>
          <w:r w:rsidRPr="00A21460">
            <w:rPr>
              <w:rFonts w:ascii="Calibri" w:hAnsi="Calibri"/>
              <w:lang w:val="es-ES_tradnl"/>
            </w:rPr>
            <w:t xml:space="preserve"> Mantenimiento de Sistemas</w:t>
          </w:r>
        </w:p>
      </w:tc>
      <w:tc>
        <w:tcPr>
          <w:tcW w:w="512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310142B2" w14:textId="77777777" w:rsidR="00F9673E" w:rsidRPr="00A21460" w:rsidRDefault="00F9673E" w:rsidP="00BE72E8">
          <w:pPr>
            <w:pStyle w:val="Encabezado"/>
            <w:jc w:val="center"/>
            <w:rPr>
              <w:rFonts w:ascii="Calibri" w:hAnsi="Calibri"/>
              <w:b/>
              <w:lang w:val="es-ES_tradnl"/>
            </w:rPr>
          </w:pPr>
          <w:r w:rsidRPr="00A21460">
            <w:rPr>
              <w:rFonts w:ascii="Calibri" w:hAnsi="Calibri"/>
              <w:b/>
              <w:sz w:val="32"/>
              <w:lang w:val="es-ES_tradnl"/>
            </w:rPr>
            <w:t>IT-630-</w:t>
          </w:r>
          <w:r w:rsidR="008F7E0F" w:rsidRPr="00A21460">
            <w:rPr>
              <w:rFonts w:ascii="Calibri" w:hAnsi="Calibri"/>
              <w:b/>
              <w:sz w:val="32"/>
              <w:lang w:val="es-ES_tradnl"/>
            </w:rPr>
            <w:t>53</w:t>
          </w:r>
          <w:r w:rsidR="00400FC0" w:rsidRPr="00A21460">
            <w:rPr>
              <w:rFonts w:ascii="Calibri" w:hAnsi="Calibri"/>
              <w:b/>
              <w:sz w:val="32"/>
              <w:lang w:val="es-ES_tradnl"/>
            </w:rPr>
            <w:t xml:space="preserve"> </w:t>
          </w:r>
          <w:r w:rsidR="00BE72E8" w:rsidRPr="00A21460">
            <w:rPr>
              <w:rFonts w:ascii="Calibri" w:hAnsi="Calibri"/>
              <w:b/>
              <w:sz w:val="32"/>
              <w:lang w:val="es-ES_tradnl"/>
            </w:rPr>
            <w:t xml:space="preserve">Instalación de </w:t>
          </w:r>
          <w:r w:rsidR="008F7E0F" w:rsidRPr="00A21460">
            <w:rPr>
              <w:rFonts w:ascii="Calibri" w:hAnsi="Calibri"/>
              <w:b/>
              <w:sz w:val="32"/>
              <w:lang w:val="es-ES_tradnl"/>
            </w:rPr>
            <w:t>Evolution</w:t>
          </w:r>
        </w:p>
      </w:tc>
    </w:tr>
  </w:tbl>
  <w:p w14:paraId="77D5378C" w14:textId="77777777" w:rsidR="00F9673E" w:rsidRDefault="00F9673E">
    <w:pPr>
      <w:pStyle w:val="Encabezado"/>
      <w:rPr>
        <w:rFonts w:ascii="Times New Roman" w:hAnsi="Times New Roman"/>
        <w:sz w:val="28"/>
        <w:lang w:val="es-E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51509" w14:textId="77777777" w:rsidR="001B376B" w:rsidRDefault="001B376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879DD"/>
    <w:multiLevelType w:val="singleLevel"/>
    <w:tmpl w:val="0C0A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" w15:restartNumberingAfterBreak="0">
    <w:nsid w:val="0B06179C"/>
    <w:multiLevelType w:val="singleLevel"/>
    <w:tmpl w:val="D222029A"/>
    <w:lvl w:ilvl="0">
      <w:start w:val="1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" w15:restartNumberingAfterBreak="0">
    <w:nsid w:val="0B6F5567"/>
    <w:multiLevelType w:val="hybridMultilevel"/>
    <w:tmpl w:val="41F6F71E"/>
    <w:lvl w:ilvl="0" w:tplc="CF4419D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B27FF"/>
    <w:multiLevelType w:val="hybridMultilevel"/>
    <w:tmpl w:val="5DC6E356"/>
    <w:lvl w:ilvl="0" w:tplc="117E6214">
      <w:start w:val="8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1A52C81"/>
    <w:multiLevelType w:val="hybridMultilevel"/>
    <w:tmpl w:val="1262954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32644A"/>
    <w:multiLevelType w:val="singleLevel"/>
    <w:tmpl w:val="A582FC36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" w15:restartNumberingAfterBreak="0">
    <w:nsid w:val="1690474E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1995177C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A5D069C"/>
    <w:multiLevelType w:val="singleLevel"/>
    <w:tmpl w:val="0C0A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9" w15:restartNumberingAfterBreak="0">
    <w:nsid w:val="1DB0191D"/>
    <w:multiLevelType w:val="singleLevel"/>
    <w:tmpl w:val="30C082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1FE9721A"/>
    <w:multiLevelType w:val="hybridMultilevel"/>
    <w:tmpl w:val="92E28BEC"/>
    <w:lvl w:ilvl="0" w:tplc="B6D4504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6BB0E0E"/>
    <w:multiLevelType w:val="hybridMultilevel"/>
    <w:tmpl w:val="D5E443F6"/>
    <w:lvl w:ilvl="0" w:tplc="A8DEFD5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34EE21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35698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9F2B0E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252E69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DCE66F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C059E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17893E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85A8246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AC3952"/>
    <w:multiLevelType w:val="singleLevel"/>
    <w:tmpl w:val="0C0A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3" w15:restartNumberingAfterBreak="0">
    <w:nsid w:val="297D4EB4"/>
    <w:multiLevelType w:val="singleLevel"/>
    <w:tmpl w:val="0C0A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4" w15:restartNumberingAfterBreak="0">
    <w:nsid w:val="29932B0C"/>
    <w:multiLevelType w:val="multilevel"/>
    <w:tmpl w:val="09F69D26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7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5" w15:restartNumberingAfterBreak="0">
    <w:nsid w:val="305A3B4D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32C73514"/>
    <w:multiLevelType w:val="singleLevel"/>
    <w:tmpl w:val="D01085EE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7" w15:restartNumberingAfterBreak="0">
    <w:nsid w:val="339766D5"/>
    <w:multiLevelType w:val="singleLevel"/>
    <w:tmpl w:val="75FE1538"/>
    <w:lvl w:ilvl="0">
      <w:start w:val="12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34B65F8C"/>
    <w:multiLevelType w:val="hybridMultilevel"/>
    <w:tmpl w:val="873A4BF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4F5CA8"/>
    <w:multiLevelType w:val="hybridMultilevel"/>
    <w:tmpl w:val="B8705988"/>
    <w:lvl w:ilvl="0" w:tplc="00C4D616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A9C8E2F0">
      <w:numFmt w:val="none"/>
      <w:lvlText w:val=""/>
      <w:lvlJc w:val="left"/>
      <w:pPr>
        <w:tabs>
          <w:tab w:val="num" w:pos="360"/>
        </w:tabs>
      </w:pPr>
    </w:lvl>
    <w:lvl w:ilvl="2" w:tplc="93DC028E">
      <w:numFmt w:val="none"/>
      <w:lvlText w:val=""/>
      <w:lvlJc w:val="left"/>
      <w:pPr>
        <w:tabs>
          <w:tab w:val="num" w:pos="360"/>
        </w:tabs>
      </w:pPr>
    </w:lvl>
    <w:lvl w:ilvl="3" w:tplc="74A090A6">
      <w:numFmt w:val="none"/>
      <w:lvlText w:val=""/>
      <w:lvlJc w:val="left"/>
      <w:pPr>
        <w:tabs>
          <w:tab w:val="num" w:pos="360"/>
        </w:tabs>
      </w:pPr>
    </w:lvl>
    <w:lvl w:ilvl="4" w:tplc="BBF2E67C">
      <w:numFmt w:val="none"/>
      <w:lvlText w:val=""/>
      <w:lvlJc w:val="left"/>
      <w:pPr>
        <w:tabs>
          <w:tab w:val="num" w:pos="360"/>
        </w:tabs>
      </w:pPr>
    </w:lvl>
    <w:lvl w:ilvl="5" w:tplc="AEE29CA0">
      <w:numFmt w:val="none"/>
      <w:lvlText w:val=""/>
      <w:lvlJc w:val="left"/>
      <w:pPr>
        <w:tabs>
          <w:tab w:val="num" w:pos="360"/>
        </w:tabs>
      </w:pPr>
    </w:lvl>
    <w:lvl w:ilvl="6" w:tplc="10E21832">
      <w:numFmt w:val="none"/>
      <w:lvlText w:val=""/>
      <w:lvlJc w:val="left"/>
      <w:pPr>
        <w:tabs>
          <w:tab w:val="num" w:pos="360"/>
        </w:tabs>
      </w:pPr>
    </w:lvl>
    <w:lvl w:ilvl="7" w:tplc="87DEBEC0">
      <w:numFmt w:val="none"/>
      <w:lvlText w:val=""/>
      <w:lvlJc w:val="left"/>
      <w:pPr>
        <w:tabs>
          <w:tab w:val="num" w:pos="360"/>
        </w:tabs>
      </w:pPr>
    </w:lvl>
    <w:lvl w:ilvl="8" w:tplc="300A000F">
      <w:start w:val="1"/>
      <w:numFmt w:val="decimal"/>
      <w:lvlText w:val="%9."/>
      <w:lvlJc w:val="left"/>
      <w:pPr>
        <w:tabs>
          <w:tab w:val="num" w:pos="360"/>
        </w:tabs>
      </w:pPr>
    </w:lvl>
  </w:abstractNum>
  <w:abstractNum w:abstractNumId="20" w15:restartNumberingAfterBreak="0">
    <w:nsid w:val="3C4F54C4"/>
    <w:multiLevelType w:val="singleLevel"/>
    <w:tmpl w:val="300A000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21" w15:restartNumberingAfterBreak="0">
    <w:nsid w:val="429F1227"/>
    <w:multiLevelType w:val="singleLevel"/>
    <w:tmpl w:val="35D495D0"/>
    <w:lvl w:ilvl="0">
      <w:start w:val="7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2" w15:restartNumberingAfterBreak="0">
    <w:nsid w:val="438A45F3"/>
    <w:multiLevelType w:val="hybridMultilevel"/>
    <w:tmpl w:val="1F3CAC40"/>
    <w:lvl w:ilvl="0" w:tplc="277C26C6">
      <w:start w:val="1"/>
      <w:numFmt w:val="decimal"/>
      <w:lvlText w:val="%1."/>
      <w:lvlJc w:val="left"/>
      <w:pPr>
        <w:tabs>
          <w:tab w:val="num" w:pos="780"/>
        </w:tabs>
        <w:ind w:left="780" w:hanging="420"/>
      </w:pPr>
      <w:rPr>
        <w:rFonts w:hint="default"/>
      </w:rPr>
    </w:lvl>
    <w:lvl w:ilvl="1" w:tplc="EAFECA2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BB214A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61AC6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3A6411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73B4203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02A2E8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1E70A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4D22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3B41469"/>
    <w:multiLevelType w:val="singleLevel"/>
    <w:tmpl w:val="0C0A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4" w15:restartNumberingAfterBreak="0">
    <w:nsid w:val="44827BBA"/>
    <w:multiLevelType w:val="singleLevel"/>
    <w:tmpl w:val="5D68F9FA"/>
    <w:lvl w:ilvl="0">
      <w:start w:val="1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5" w15:restartNumberingAfterBreak="0">
    <w:nsid w:val="4548239E"/>
    <w:multiLevelType w:val="multilevel"/>
    <w:tmpl w:val="2EE690B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45772A42"/>
    <w:multiLevelType w:val="singleLevel"/>
    <w:tmpl w:val="DE642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</w:abstractNum>
  <w:abstractNum w:abstractNumId="27" w15:restartNumberingAfterBreak="0">
    <w:nsid w:val="462406EA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4B3D326A"/>
    <w:multiLevelType w:val="multilevel"/>
    <w:tmpl w:val="0C0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9" w15:restartNumberingAfterBreak="0">
    <w:nsid w:val="4BB104CB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4FDF747B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1" w15:restartNumberingAfterBreak="0">
    <w:nsid w:val="534D7E71"/>
    <w:multiLevelType w:val="hybridMultilevel"/>
    <w:tmpl w:val="16644FB2"/>
    <w:lvl w:ilvl="0" w:tplc="0C0A000F">
      <w:start w:val="1"/>
      <w:numFmt w:val="decimal"/>
      <w:lvlText w:val="%1."/>
      <w:lvlJc w:val="left"/>
      <w:pPr>
        <w:tabs>
          <w:tab w:val="num" w:pos="2148"/>
        </w:tabs>
        <w:ind w:left="2148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2868"/>
        </w:tabs>
        <w:ind w:left="2868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588"/>
        </w:tabs>
        <w:ind w:left="358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4308"/>
        </w:tabs>
        <w:ind w:left="430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5028"/>
        </w:tabs>
        <w:ind w:left="502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748"/>
        </w:tabs>
        <w:ind w:left="574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468"/>
        </w:tabs>
        <w:ind w:left="646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7188"/>
        </w:tabs>
        <w:ind w:left="718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908"/>
        </w:tabs>
        <w:ind w:left="7908" w:hanging="180"/>
      </w:pPr>
    </w:lvl>
  </w:abstractNum>
  <w:abstractNum w:abstractNumId="32" w15:restartNumberingAfterBreak="0">
    <w:nsid w:val="57226A38"/>
    <w:multiLevelType w:val="hybridMultilevel"/>
    <w:tmpl w:val="F906E430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2B162C9"/>
    <w:multiLevelType w:val="singleLevel"/>
    <w:tmpl w:val="F99A14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4" w15:restartNumberingAfterBreak="0">
    <w:nsid w:val="641B2825"/>
    <w:multiLevelType w:val="hybridMultilevel"/>
    <w:tmpl w:val="B6B6E52E"/>
    <w:lvl w:ilvl="0" w:tplc="30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125E9C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6" w15:restartNumberingAfterBreak="0">
    <w:nsid w:val="67340A43"/>
    <w:multiLevelType w:val="hybridMultilevel"/>
    <w:tmpl w:val="BD2CDC7C"/>
    <w:lvl w:ilvl="0" w:tplc="B768C1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54442F"/>
    <w:multiLevelType w:val="hybridMultilevel"/>
    <w:tmpl w:val="798C4DA2"/>
    <w:lvl w:ilvl="0" w:tplc="30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804A19"/>
    <w:multiLevelType w:val="hybridMultilevel"/>
    <w:tmpl w:val="4BCC516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D31F4B"/>
    <w:multiLevelType w:val="singleLevel"/>
    <w:tmpl w:val="7F24E9BE"/>
    <w:lvl w:ilvl="0">
      <w:start w:val="13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0" w15:restartNumberingAfterBreak="0">
    <w:nsid w:val="6CFA73F6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1" w15:restartNumberingAfterBreak="0">
    <w:nsid w:val="719C4710"/>
    <w:multiLevelType w:val="hybridMultilevel"/>
    <w:tmpl w:val="9210FE30"/>
    <w:lvl w:ilvl="0" w:tplc="00C4D616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A9C8E2F0">
      <w:numFmt w:val="none"/>
      <w:lvlText w:val=""/>
      <w:lvlJc w:val="left"/>
      <w:pPr>
        <w:tabs>
          <w:tab w:val="num" w:pos="0"/>
        </w:tabs>
      </w:pPr>
    </w:lvl>
    <w:lvl w:ilvl="2" w:tplc="93DC028E">
      <w:numFmt w:val="none"/>
      <w:lvlText w:val=""/>
      <w:lvlJc w:val="left"/>
      <w:pPr>
        <w:tabs>
          <w:tab w:val="num" w:pos="0"/>
        </w:tabs>
      </w:pPr>
    </w:lvl>
    <w:lvl w:ilvl="3" w:tplc="74A090A6">
      <w:numFmt w:val="none"/>
      <w:lvlText w:val=""/>
      <w:lvlJc w:val="left"/>
      <w:pPr>
        <w:tabs>
          <w:tab w:val="num" w:pos="0"/>
        </w:tabs>
      </w:pPr>
    </w:lvl>
    <w:lvl w:ilvl="4" w:tplc="BBF2E67C">
      <w:numFmt w:val="none"/>
      <w:lvlText w:val=""/>
      <w:lvlJc w:val="left"/>
      <w:pPr>
        <w:tabs>
          <w:tab w:val="num" w:pos="0"/>
        </w:tabs>
      </w:pPr>
    </w:lvl>
    <w:lvl w:ilvl="5" w:tplc="AEE29CA0">
      <w:numFmt w:val="none"/>
      <w:lvlText w:val=""/>
      <w:lvlJc w:val="left"/>
      <w:pPr>
        <w:tabs>
          <w:tab w:val="num" w:pos="0"/>
        </w:tabs>
      </w:pPr>
    </w:lvl>
    <w:lvl w:ilvl="6" w:tplc="10E21832">
      <w:numFmt w:val="none"/>
      <w:lvlText w:val=""/>
      <w:lvlJc w:val="left"/>
      <w:pPr>
        <w:tabs>
          <w:tab w:val="num" w:pos="0"/>
        </w:tabs>
      </w:pPr>
    </w:lvl>
    <w:lvl w:ilvl="7" w:tplc="87DEBEC0">
      <w:numFmt w:val="none"/>
      <w:lvlText w:val=""/>
      <w:lvlJc w:val="left"/>
      <w:pPr>
        <w:tabs>
          <w:tab w:val="num" w:pos="0"/>
        </w:tabs>
      </w:pPr>
    </w:lvl>
    <w:lvl w:ilvl="8" w:tplc="62D4C0CC">
      <w:numFmt w:val="none"/>
      <w:lvlText w:val=""/>
      <w:lvlJc w:val="left"/>
      <w:pPr>
        <w:tabs>
          <w:tab w:val="num" w:pos="0"/>
        </w:tabs>
      </w:pPr>
    </w:lvl>
  </w:abstractNum>
  <w:abstractNum w:abstractNumId="42" w15:restartNumberingAfterBreak="0">
    <w:nsid w:val="7235315D"/>
    <w:multiLevelType w:val="hybridMultilevel"/>
    <w:tmpl w:val="D2A6D3B6"/>
    <w:lvl w:ilvl="0" w:tplc="054EE3E2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86055E8"/>
    <w:multiLevelType w:val="singleLevel"/>
    <w:tmpl w:val="FB545AD8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4" w15:restartNumberingAfterBreak="0">
    <w:nsid w:val="7C825798"/>
    <w:multiLevelType w:val="singleLevel"/>
    <w:tmpl w:val="88A827FA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5" w15:restartNumberingAfterBreak="0">
    <w:nsid w:val="7FCE4D86"/>
    <w:multiLevelType w:val="singleLevel"/>
    <w:tmpl w:val="75FE15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20"/>
  </w:num>
  <w:num w:numId="2">
    <w:abstractNumId w:val="21"/>
  </w:num>
  <w:num w:numId="3">
    <w:abstractNumId w:val="7"/>
  </w:num>
  <w:num w:numId="4">
    <w:abstractNumId w:val="13"/>
  </w:num>
  <w:num w:numId="5">
    <w:abstractNumId w:val="0"/>
  </w:num>
  <w:num w:numId="6">
    <w:abstractNumId w:val="15"/>
  </w:num>
  <w:num w:numId="7">
    <w:abstractNumId w:val="12"/>
  </w:num>
  <w:num w:numId="8">
    <w:abstractNumId w:val="23"/>
  </w:num>
  <w:num w:numId="9">
    <w:abstractNumId w:val="40"/>
  </w:num>
  <w:num w:numId="10">
    <w:abstractNumId w:val="28"/>
  </w:num>
  <w:num w:numId="11">
    <w:abstractNumId w:val="14"/>
  </w:num>
  <w:num w:numId="12">
    <w:abstractNumId w:val="9"/>
  </w:num>
  <w:num w:numId="13">
    <w:abstractNumId w:val="6"/>
  </w:num>
  <w:num w:numId="14">
    <w:abstractNumId w:val="8"/>
  </w:num>
  <w:num w:numId="15">
    <w:abstractNumId w:val="29"/>
  </w:num>
  <w:num w:numId="16">
    <w:abstractNumId w:val="44"/>
  </w:num>
  <w:num w:numId="17">
    <w:abstractNumId w:val="43"/>
  </w:num>
  <w:num w:numId="18">
    <w:abstractNumId w:val="17"/>
  </w:num>
  <w:num w:numId="19">
    <w:abstractNumId w:val="39"/>
  </w:num>
  <w:num w:numId="20">
    <w:abstractNumId w:val="24"/>
  </w:num>
  <w:num w:numId="21">
    <w:abstractNumId w:val="1"/>
  </w:num>
  <w:num w:numId="22">
    <w:abstractNumId w:val="33"/>
  </w:num>
  <w:num w:numId="23">
    <w:abstractNumId w:val="5"/>
  </w:num>
  <w:num w:numId="24">
    <w:abstractNumId w:val="16"/>
  </w:num>
  <w:num w:numId="25">
    <w:abstractNumId w:val="26"/>
  </w:num>
  <w:num w:numId="26">
    <w:abstractNumId w:val="27"/>
  </w:num>
  <w:num w:numId="27">
    <w:abstractNumId w:val="45"/>
  </w:num>
  <w:num w:numId="28">
    <w:abstractNumId w:val="35"/>
  </w:num>
  <w:num w:numId="29">
    <w:abstractNumId w:val="30"/>
  </w:num>
  <w:num w:numId="30">
    <w:abstractNumId w:val="22"/>
  </w:num>
  <w:num w:numId="31">
    <w:abstractNumId w:val="11"/>
  </w:num>
  <w:num w:numId="32">
    <w:abstractNumId w:val="31"/>
  </w:num>
  <w:num w:numId="33">
    <w:abstractNumId w:val="3"/>
  </w:num>
  <w:num w:numId="34">
    <w:abstractNumId w:val="41"/>
  </w:num>
  <w:num w:numId="35">
    <w:abstractNumId w:val="42"/>
  </w:num>
  <w:num w:numId="36">
    <w:abstractNumId w:val="2"/>
  </w:num>
  <w:num w:numId="37">
    <w:abstractNumId w:val="4"/>
  </w:num>
  <w:num w:numId="38">
    <w:abstractNumId w:val="38"/>
  </w:num>
  <w:num w:numId="39">
    <w:abstractNumId w:val="36"/>
  </w:num>
  <w:num w:numId="40">
    <w:abstractNumId w:val="32"/>
  </w:num>
  <w:num w:numId="41">
    <w:abstractNumId w:val="19"/>
  </w:num>
  <w:num w:numId="42">
    <w:abstractNumId w:val="18"/>
  </w:num>
  <w:num w:numId="43">
    <w:abstractNumId w:val="25"/>
  </w:num>
  <w:num w:numId="44">
    <w:abstractNumId w:val="34"/>
  </w:num>
  <w:num w:numId="45">
    <w:abstractNumId w:val="37"/>
  </w:num>
  <w:num w:numId="46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Zambrano, Edwin">
    <w15:presenceInfo w15:providerId="None" w15:userId="Zambrano, Edw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mirrorMargin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comments="0" w:insDel="0" w:formatting="0"/>
  <w:trackRevisions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6145" o:allowincell="f" fill="f" fillcolor="white" stroke="f">
      <v:fill color="white" on="f"/>
      <v:stroke on="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00A"/>
    <w:rsid w:val="00016522"/>
    <w:rsid w:val="000439BC"/>
    <w:rsid w:val="00046D8B"/>
    <w:rsid w:val="00050D48"/>
    <w:rsid w:val="000858F9"/>
    <w:rsid w:val="00097555"/>
    <w:rsid w:val="000A2259"/>
    <w:rsid w:val="000A2DF2"/>
    <w:rsid w:val="000A6288"/>
    <w:rsid w:val="000B0C3E"/>
    <w:rsid w:val="000B7E85"/>
    <w:rsid w:val="000C0CEA"/>
    <w:rsid w:val="000C200A"/>
    <w:rsid w:val="000C328A"/>
    <w:rsid w:val="000F22CE"/>
    <w:rsid w:val="000F44E8"/>
    <w:rsid w:val="0011148E"/>
    <w:rsid w:val="00116779"/>
    <w:rsid w:val="00125CA2"/>
    <w:rsid w:val="00135FF1"/>
    <w:rsid w:val="00142BB5"/>
    <w:rsid w:val="001B376B"/>
    <w:rsid w:val="001B5FF4"/>
    <w:rsid w:val="001C5EF8"/>
    <w:rsid w:val="001D40AD"/>
    <w:rsid w:val="001D5617"/>
    <w:rsid w:val="001E3676"/>
    <w:rsid w:val="0026653E"/>
    <w:rsid w:val="0029379D"/>
    <w:rsid w:val="002B21C5"/>
    <w:rsid w:val="002B23C8"/>
    <w:rsid w:val="002B290B"/>
    <w:rsid w:val="002B4B57"/>
    <w:rsid w:val="002C759B"/>
    <w:rsid w:val="003425F7"/>
    <w:rsid w:val="00343AFC"/>
    <w:rsid w:val="00370914"/>
    <w:rsid w:val="003C62D2"/>
    <w:rsid w:val="003D2EDC"/>
    <w:rsid w:val="003E7212"/>
    <w:rsid w:val="003F54D9"/>
    <w:rsid w:val="00400FC0"/>
    <w:rsid w:val="00413495"/>
    <w:rsid w:val="00431DB0"/>
    <w:rsid w:val="004571D3"/>
    <w:rsid w:val="0048312B"/>
    <w:rsid w:val="00486A28"/>
    <w:rsid w:val="004A427C"/>
    <w:rsid w:val="004A5333"/>
    <w:rsid w:val="004B34EC"/>
    <w:rsid w:val="004B35A0"/>
    <w:rsid w:val="004C2D7F"/>
    <w:rsid w:val="004E130C"/>
    <w:rsid w:val="004E51A0"/>
    <w:rsid w:val="00500AC2"/>
    <w:rsid w:val="00506A54"/>
    <w:rsid w:val="00515F19"/>
    <w:rsid w:val="005237CF"/>
    <w:rsid w:val="00534B36"/>
    <w:rsid w:val="005352EB"/>
    <w:rsid w:val="00554486"/>
    <w:rsid w:val="00555FC9"/>
    <w:rsid w:val="0059282C"/>
    <w:rsid w:val="00592B15"/>
    <w:rsid w:val="005967EE"/>
    <w:rsid w:val="005B00AE"/>
    <w:rsid w:val="005C3F68"/>
    <w:rsid w:val="005C7562"/>
    <w:rsid w:val="005E047C"/>
    <w:rsid w:val="005E62F5"/>
    <w:rsid w:val="005F0EC3"/>
    <w:rsid w:val="00630D5D"/>
    <w:rsid w:val="00634014"/>
    <w:rsid w:val="00645828"/>
    <w:rsid w:val="00660FF4"/>
    <w:rsid w:val="00666870"/>
    <w:rsid w:val="00672F36"/>
    <w:rsid w:val="00680C81"/>
    <w:rsid w:val="006826BB"/>
    <w:rsid w:val="0068698D"/>
    <w:rsid w:val="0069536D"/>
    <w:rsid w:val="006D63BE"/>
    <w:rsid w:val="006E105B"/>
    <w:rsid w:val="006E3263"/>
    <w:rsid w:val="006E408E"/>
    <w:rsid w:val="006F475D"/>
    <w:rsid w:val="006F4F40"/>
    <w:rsid w:val="00706213"/>
    <w:rsid w:val="007334BC"/>
    <w:rsid w:val="00747BDF"/>
    <w:rsid w:val="00752762"/>
    <w:rsid w:val="00782BCF"/>
    <w:rsid w:val="00794AC6"/>
    <w:rsid w:val="007A72CE"/>
    <w:rsid w:val="00822E6C"/>
    <w:rsid w:val="008637AB"/>
    <w:rsid w:val="00884194"/>
    <w:rsid w:val="008B7DC9"/>
    <w:rsid w:val="008C163A"/>
    <w:rsid w:val="008F0B76"/>
    <w:rsid w:val="008F7E02"/>
    <w:rsid w:val="008F7E0F"/>
    <w:rsid w:val="00900BB2"/>
    <w:rsid w:val="00922AF0"/>
    <w:rsid w:val="00937A63"/>
    <w:rsid w:val="00941B13"/>
    <w:rsid w:val="009628FA"/>
    <w:rsid w:val="00971EA2"/>
    <w:rsid w:val="009A51E3"/>
    <w:rsid w:val="009A580B"/>
    <w:rsid w:val="009B132D"/>
    <w:rsid w:val="009B4A83"/>
    <w:rsid w:val="009D1D4A"/>
    <w:rsid w:val="00A07024"/>
    <w:rsid w:val="00A078BB"/>
    <w:rsid w:val="00A21460"/>
    <w:rsid w:val="00A2199A"/>
    <w:rsid w:val="00AA767E"/>
    <w:rsid w:val="00AA7993"/>
    <w:rsid w:val="00AC3F10"/>
    <w:rsid w:val="00AD0FCB"/>
    <w:rsid w:val="00AE5466"/>
    <w:rsid w:val="00B064A4"/>
    <w:rsid w:val="00B07687"/>
    <w:rsid w:val="00B1564F"/>
    <w:rsid w:val="00B17184"/>
    <w:rsid w:val="00B3637E"/>
    <w:rsid w:val="00B53592"/>
    <w:rsid w:val="00B71784"/>
    <w:rsid w:val="00B7178D"/>
    <w:rsid w:val="00B94B5E"/>
    <w:rsid w:val="00B94C16"/>
    <w:rsid w:val="00BE11EA"/>
    <w:rsid w:val="00BE72E8"/>
    <w:rsid w:val="00BF2606"/>
    <w:rsid w:val="00C2359D"/>
    <w:rsid w:val="00C704FA"/>
    <w:rsid w:val="00C85110"/>
    <w:rsid w:val="00C862B0"/>
    <w:rsid w:val="00C9216F"/>
    <w:rsid w:val="00CA2076"/>
    <w:rsid w:val="00CB1151"/>
    <w:rsid w:val="00CC75EF"/>
    <w:rsid w:val="00CD74E9"/>
    <w:rsid w:val="00CF5D61"/>
    <w:rsid w:val="00D17053"/>
    <w:rsid w:val="00D3087C"/>
    <w:rsid w:val="00D5111D"/>
    <w:rsid w:val="00D61816"/>
    <w:rsid w:val="00D70064"/>
    <w:rsid w:val="00DB679A"/>
    <w:rsid w:val="00DD436D"/>
    <w:rsid w:val="00DE36E3"/>
    <w:rsid w:val="00E332EE"/>
    <w:rsid w:val="00E33AC2"/>
    <w:rsid w:val="00E35D23"/>
    <w:rsid w:val="00E5095D"/>
    <w:rsid w:val="00F15BF8"/>
    <w:rsid w:val="00F241D4"/>
    <w:rsid w:val="00F26E3F"/>
    <w:rsid w:val="00F3539E"/>
    <w:rsid w:val="00F47276"/>
    <w:rsid w:val="00F51D40"/>
    <w:rsid w:val="00F8005A"/>
    <w:rsid w:val="00F9673E"/>
    <w:rsid w:val="00FA4897"/>
    <w:rsid w:val="00FB5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 o:allowincell="f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05991F89"/>
  <w15:chartTrackingRefBased/>
  <w15:docId w15:val="{7717924A-298E-428F-AD83-50661ECDC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" w:eastAsia="Times" w:hAnsi="Times" w:cs="Times New Roman"/>
        <w:lang w:val="es-EC" w:eastAsia="es-EC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lang w:val="en-US" w:eastAsia="es-ES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Times New Roman" w:hAnsi="Times New Roman"/>
      <w:b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rFonts w:ascii="Times New Roman" w:hAnsi="Times New Roman"/>
      <w:b/>
    </w:rPr>
  </w:style>
  <w:style w:type="paragraph" w:styleId="Ttulo3">
    <w:name w:val="heading 3"/>
    <w:basedOn w:val="Normal"/>
    <w:next w:val="Normal"/>
    <w:qFormat/>
    <w:pPr>
      <w:keepNext/>
      <w:jc w:val="both"/>
      <w:outlineLvl w:val="2"/>
    </w:pPr>
    <w:rPr>
      <w:rFonts w:ascii="Times New Roman" w:eastAsia="Times New Roman" w:hAnsi="Times New Roman"/>
      <w:b/>
      <w:sz w:val="2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Textoindependiente">
    <w:name w:val="Body Text"/>
    <w:basedOn w:val="Normal"/>
    <w:rPr>
      <w:rFonts w:ascii="Times New Roman" w:hAnsi="Times New Roman"/>
      <w:b/>
      <w:sz w:val="32"/>
    </w:rPr>
  </w:style>
  <w:style w:type="paragraph" w:styleId="Textoindependiente2">
    <w:name w:val="Body Text 2"/>
    <w:basedOn w:val="Normal"/>
    <w:pPr>
      <w:jc w:val="both"/>
    </w:pPr>
    <w:rPr>
      <w:rFonts w:ascii="Times New Roman" w:hAnsi="Times New Roman"/>
      <w:lang w:val="es-ES_tradnl"/>
    </w:rPr>
  </w:style>
  <w:style w:type="character" w:styleId="Nmerodepgina">
    <w:name w:val="page number"/>
    <w:basedOn w:val="Fuentedeprrafopredeter"/>
  </w:style>
  <w:style w:type="paragraph" w:styleId="Ttulo">
    <w:name w:val="Title"/>
    <w:basedOn w:val="Normal"/>
    <w:qFormat/>
    <w:pPr>
      <w:jc w:val="center"/>
    </w:pPr>
    <w:rPr>
      <w:sz w:val="36"/>
    </w:rPr>
  </w:style>
  <w:style w:type="paragraph" w:styleId="Sangradetextonormal">
    <w:name w:val="Body Text Indent"/>
    <w:basedOn w:val="Normal"/>
    <w:pPr>
      <w:ind w:left="360"/>
      <w:jc w:val="both"/>
    </w:pPr>
    <w:rPr>
      <w:rFonts w:ascii="Times New Roman" w:eastAsia="Times New Roman" w:hAnsi="Times New Roman"/>
      <w:sz w:val="28"/>
      <w:lang w:val="es-ES"/>
    </w:rPr>
  </w:style>
  <w:style w:type="paragraph" w:styleId="Sangra3detindependiente">
    <w:name w:val="Body Text Indent 3"/>
    <w:basedOn w:val="Normal"/>
    <w:pPr>
      <w:ind w:left="360"/>
    </w:pPr>
    <w:rPr>
      <w:rFonts w:ascii="Times New Roman" w:eastAsia="Times New Roman" w:hAnsi="Times New Roman"/>
      <w:sz w:val="20"/>
      <w:lang w:val="es-ES"/>
    </w:rPr>
  </w:style>
  <w:style w:type="paragraph" w:styleId="Sangra2detindependiente">
    <w:name w:val="Body Text Indent 2"/>
    <w:basedOn w:val="Normal"/>
    <w:pPr>
      <w:ind w:left="284"/>
    </w:pPr>
    <w:rPr>
      <w:rFonts w:ascii="Times New Roman" w:eastAsia="Times New Roman" w:hAnsi="Times New Roman"/>
      <w:sz w:val="20"/>
      <w:lang w:val="es-ES"/>
    </w:rPr>
  </w:style>
  <w:style w:type="character" w:styleId="Textoennegrita">
    <w:name w:val="Strong"/>
    <w:qFormat/>
    <w:rPr>
      <w:b/>
    </w:rPr>
  </w:style>
  <w:style w:type="paragraph" w:styleId="Textodeglobo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Prrafodelista">
    <w:name w:val="List Paragraph"/>
    <w:basedOn w:val="Normal"/>
    <w:uiPriority w:val="34"/>
    <w:qFormat/>
    <w:rsid w:val="00C704FA"/>
    <w:pPr>
      <w:ind w:left="708"/>
    </w:pPr>
    <w:rPr>
      <w:rFonts w:ascii="Times New Roman" w:eastAsia="Times New Roman" w:hAnsi="Times New Roman"/>
      <w:szCs w:val="24"/>
      <w:lang w:val="es-ES"/>
    </w:rPr>
  </w:style>
  <w:style w:type="character" w:styleId="Hipervnculo">
    <w:name w:val="Hyperlink"/>
    <w:uiPriority w:val="99"/>
    <w:unhideWhenUsed/>
    <w:rsid w:val="004571D3"/>
    <w:rPr>
      <w:color w:val="0000FF"/>
      <w:u w:val="single"/>
    </w:rPr>
  </w:style>
  <w:style w:type="paragraph" w:styleId="Revisin">
    <w:name w:val="Revision"/>
    <w:hidden/>
    <w:uiPriority w:val="99"/>
    <w:semiHidden/>
    <w:rsid w:val="00747BDF"/>
    <w:rPr>
      <w:sz w:val="24"/>
      <w:lang w:val="en-U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Relationship Id="rId27" Type="http://schemas.microsoft.com/office/2011/relationships/people" Target="peop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D1B65DFA26A8459482D49588DD1CF5" ma:contentTypeVersion="12" ma:contentTypeDescription="Create a new document." ma:contentTypeScope="" ma:versionID="ad490967ca756e2f03e2260174b1fed0">
  <xsd:schema xmlns:xsd="http://www.w3.org/2001/XMLSchema" xmlns:xs="http://www.w3.org/2001/XMLSchema" xmlns:p="http://schemas.microsoft.com/office/2006/metadata/properties" xmlns:ns3="5b611a6f-8844-4167-b319-60cb5573e7e3" xmlns:ns4="9e285260-0701-41fc-8781-5fce9f67671b" targetNamespace="http://schemas.microsoft.com/office/2006/metadata/properties" ma:root="true" ma:fieldsID="e6a4e2d60d51291f525f395c2db2588f" ns3:_="" ns4:_="">
    <xsd:import namespace="5b611a6f-8844-4167-b319-60cb5573e7e3"/>
    <xsd:import namespace="9e285260-0701-41fc-8781-5fce9f67671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611a6f-8844-4167-b319-60cb5573e7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285260-0701-41fc-8781-5fce9f67671b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C76F4A-565F-463F-85F2-3AEFC0E8B2D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45D0AB-1BF2-4CA9-8FAC-EC7B508D62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611a6f-8844-4167-b319-60cb5573e7e3"/>
    <ds:schemaRef ds:uri="9e285260-0701-41fc-8781-5fce9f6767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9D9C160-EC6B-490A-9757-37C35168D08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4162E2-BC5C-4D17-8D93-D3E591A8E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770</Words>
  <Characters>3845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Ethan Frome</vt:lpstr>
    </vt:vector>
  </TitlesOfParts>
  <Company>Grupo Investamar</Company>
  <LinksUpToDate>false</LinksUpToDate>
  <CharactersWithSpaces>4606</CharactersWithSpaces>
  <SharedDoc>false</SharedDoc>
  <HLinks>
    <vt:vector size="6" baseType="variant">
      <vt:variant>
        <vt:i4>8192060</vt:i4>
      </vt:variant>
      <vt:variant>
        <vt:i4>0</vt:i4>
      </vt:variant>
      <vt:variant>
        <vt:i4>0</vt:i4>
      </vt:variant>
      <vt:variant>
        <vt:i4>5</vt:i4>
      </vt:variant>
      <vt:variant>
        <vt:lpwstr>ftp://186.4.225.18/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Ethan Frome</dc:title>
  <dc:subject/>
  <dc:creator>EW/LN/CB</dc:creator>
  <cp:keywords>Ethan</cp:keywords>
  <cp:lastModifiedBy>Edwin David Zambrano Fuentes</cp:lastModifiedBy>
  <cp:revision>15</cp:revision>
  <cp:lastPrinted>2017-01-10T21:11:00Z</cp:lastPrinted>
  <dcterms:created xsi:type="dcterms:W3CDTF">2020-04-07T00:47:00Z</dcterms:created>
  <dcterms:modified xsi:type="dcterms:W3CDTF">2020-05-09T06:27:00Z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0x010100F5D1B65DFA26A8459482D49588DD1CF5</vt:lpwstr>
  </property>
</Properties>
</file>